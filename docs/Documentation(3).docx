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E4D992" w14:textId="77777777" w:rsidR="00FE60FD" w:rsidRPr="00542339" w:rsidRDefault="00FE60FD" w:rsidP="00FE60FD">
      <w:pPr>
        <w:jc w:val="center"/>
        <w:rPr>
          <w:sz w:val="32"/>
          <w:szCs w:val="32"/>
        </w:rPr>
      </w:pPr>
      <w:r w:rsidRPr="00542339">
        <w:rPr>
          <w:noProof/>
          <w:sz w:val="32"/>
          <w:szCs w:val="32"/>
        </w:rPr>
        <w:pict w14:anchorId="05BB0CC0">
          <v:rect id="_x0000_s1065" style="position:absolute;left:0;text-align:left;margin-left:-9pt;margin-top:-3.2pt;width:456.5pt;height:729pt;z-index:-251655168"/>
        </w:pict>
      </w:r>
      <w:r w:rsidRPr="00542339">
        <w:rPr>
          <w:sz w:val="32"/>
          <w:szCs w:val="32"/>
        </w:rPr>
        <w:t>TRƯỜNG ĐẠI HỌC BÁCH KHOA HÀ NỘI</w:t>
      </w:r>
    </w:p>
    <w:p w14:paraId="2D7B9C3E" w14:textId="77777777" w:rsidR="00FE60FD" w:rsidRPr="00542339" w:rsidRDefault="00FE60FD" w:rsidP="00FE60FD">
      <w:pPr>
        <w:jc w:val="center"/>
        <w:rPr>
          <w:sz w:val="32"/>
          <w:szCs w:val="32"/>
        </w:rPr>
      </w:pPr>
      <w:r>
        <w:rPr>
          <w:sz w:val="32"/>
          <w:szCs w:val="32"/>
        </w:rPr>
        <w:t>VIỆN</w:t>
      </w:r>
      <w:r w:rsidRPr="00542339">
        <w:rPr>
          <w:sz w:val="32"/>
          <w:szCs w:val="32"/>
        </w:rPr>
        <w:t xml:space="preserve"> CÔNG NGHỆ THÔNG TIN</w:t>
      </w:r>
      <w:r>
        <w:rPr>
          <w:sz w:val="32"/>
          <w:szCs w:val="32"/>
        </w:rPr>
        <w:t xml:space="preserve"> VÀ TRUYỀN THÔNG</w:t>
      </w:r>
    </w:p>
    <w:p w14:paraId="7A25C711" w14:textId="77777777" w:rsidR="00FE60FD" w:rsidRPr="00542339" w:rsidRDefault="00FE60FD" w:rsidP="00FE60FD">
      <w:pPr>
        <w:jc w:val="center"/>
        <w:rPr>
          <w:sz w:val="32"/>
          <w:szCs w:val="32"/>
        </w:rPr>
      </w:pPr>
      <w:r w:rsidRPr="00542339">
        <w:rPr>
          <w:sz w:val="32"/>
          <w:szCs w:val="32"/>
        </w:rPr>
        <w:t>──────── * ───────</w:t>
      </w:r>
    </w:p>
    <w:p w14:paraId="1652E17F" w14:textId="77777777" w:rsidR="00FE60FD" w:rsidRDefault="00FE60FD" w:rsidP="00FE60FD">
      <w:pPr>
        <w:jc w:val="center"/>
      </w:pPr>
    </w:p>
    <w:p w14:paraId="04A1849B" w14:textId="77777777" w:rsidR="00FE60FD" w:rsidRDefault="00FE60FD" w:rsidP="00FE60FD">
      <w:pPr>
        <w:jc w:val="center"/>
      </w:pPr>
    </w:p>
    <w:p w14:paraId="4368DC04" w14:textId="77777777" w:rsidR="00FE60FD" w:rsidRDefault="00FE60FD" w:rsidP="00FE60FD">
      <w:pPr>
        <w:jc w:val="center"/>
      </w:pPr>
    </w:p>
    <w:p w14:paraId="28CD57A7" w14:textId="77777777" w:rsidR="00FE60FD" w:rsidRDefault="00FE60FD" w:rsidP="00FE60FD">
      <w:pPr>
        <w:jc w:val="center"/>
      </w:pPr>
    </w:p>
    <w:p w14:paraId="68A85F1B" w14:textId="77777777" w:rsidR="00FE60FD" w:rsidRDefault="00FE60FD" w:rsidP="00FE60FD">
      <w:pPr>
        <w:jc w:val="center"/>
      </w:pPr>
    </w:p>
    <w:p w14:paraId="1E558CEA" w14:textId="77777777" w:rsidR="00FE60FD" w:rsidRDefault="00FE60FD" w:rsidP="00FE60FD">
      <w:pPr>
        <w:jc w:val="center"/>
      </w:pPr>
    </w:p>
    <w:p w14:paraId="530BBB62" w14:textId="77777777" w:rsidR="00FE60FD" w:rsidRDefault="00FE60FD" w:rsidP="00FE60FD">
      <w:pPr>
        <w:jc w:val="center"/>
      </w:pPr>
    </w:p>
    <w:p w14:paraId="0420784B" w14:textId="77777777" w:rsidR="00FE60FD" w:rsidRDefault="00FE60FD" w:rsidP="00FE60FD">
      <w:pPr>
        <w:jc w:val="center"/>
      </w:pPr>
    </w:p>
    <w:p w14:paraId="6CB398FB" w14:textId="77777777" w:rsidR="00FE60FD" w:rsidRDefault="00FE60FD" w:rsidP="00FE60FD">
      <w:pPr>
        <w:jc w:val="center"/>
      </w:pPr>
    </w:p>
    <w:p w14:paraId="4100B6D1" w14:textId="77777777" w:rsidR="00FE60FD" w:rsidRDefault="00FE60FD" w:rsidP="00FE60FD">
      <w:pPr>
        <w:jc w:val="center"/>
        <w:rPr>
          <w:b/>
          <w:sz w:val="76"/>
          <w:szCs w:val="76"/>
        </w:rPr>
      </w:pPr>
      <w:r>
        <w:rPr>
          <w:b/>
          <w:sz w:val="76"/>
          <w:szCs w:val="76"/>
        </w:rPr>
        <w:t>TỐT NGHIỆP ĐẠI HỌC</w:t>
      </w:r>
    </w:p>
    <w:p w14:paraId="53723D7A" w14:textId="77777777" w:rsidR="00FE60FD" w:rsidRDefault="00FE60FD" w:rsidP="00FE60FD">
      <w:pPr>
        <w:spacing w:before="240"/>
        <w:jc w:val="center"/>
        <w:rPr>
          <w:rFonts w:ascii="Arial" w:hAnsi="Arial" w:cs="Arial"/>
          <w:sz w:val="40"/>
          <w:szCs w:val="40"/>
        </w:rPr>
      </w:pPr>
      <w:r>
        <w:rPr>
          <w:rFonts w:ascii="Arial" w:hAnsi="Arial" w:cs="Arial"/>
          <w:sz w:val="40"/>
          <w:szCs w:val="40"/>
        </w:rPr>
        <w:t>NGÀNH CÔNG NGHỆ THÔNG TIN</w:t>
      </w:r>
    </w:p>
    <w:p w14:paraId="60AD4B15" w14:textId="77777777" w:rsidR="00FE60FD" w:rsidRDefault="00FE60FD" w:rsidP="00FE60FD">
      <w:pPr>
        <w:jc w:val="center"/>
      </w:pPr>
    </w:p>
    <w:p w14:paraId="732655B1" w14:textId="77777777" w:rsidR="00FE60FD" w:rsidRDefault="00FE60FD" w:rsidP="00FE60FD">
      <w:pPr>
        <w:jc w:val="center"/>
      </w:pPr>
    </w:p>
    <w:p w14:paraId="20B26B2D" w14:textId="77777777" w:rsidR="00FE60FD" w:rsidRDefault="00FE60FD" w:rsidP="00FE60FD">
      <w:pPr>
        <w:jc w:val="center"/>
      </w:pPr>
    </w:p>
    <w:p w14:paraId="77C66B32" w14:textId="77777777" w:rsidR="00FE60FD" w:rsidRDefault="00FE60FD" w:rsidP="00FE60FD">
      <w:pPr>
        <w:jc w:val="center"/>
      </w:pPr>
    </w:p>
    <w:p w14:paraId="120B52CE" w14:textId="77777777" w:rsidR="00FE60FD" w:rsidRDefault="00FE60FD" w:rsidP="00FE60FD">
      <w:pPr>
        <w:jc w:val="center"/>
      </w:pPr>
    </w:p>
    <w:p w14:paraId="57746334" w14:textId="77777777" w:rsidR="00FE60FD" w:rsidRDefault="00FE60FD" w:rsidP="00FE60FD">
      <w:pPr>
        <w:jc w:val="center"/>
      </w:pPr>
    </w:p>
    <w:p w14:paraId="270EAED7" w14:textId="77777777" w:rsidR="00FE60FD" w:rsidRDefault="00FE60FD" w:rsidP="00FE60FD">
      <w:pPr>
        <w:spacing w:before="120"/>
        <w:jc w:val="center"/>
        <w:rPr>
          <w:b/>
          <w:sz w:val="44"/>
          <w:szCs w:val="44"/>
        </w:rPr>
      </w:pPr>
      <w:r>
        <w:rPr>
          <w:b/>
          <w:sz w:val="44"/>
          <w:szCs w:val="44"/>
        </w:rPr>
        <w:t>TÊN ĐỀ TÀI</w:t>
      </w:r>
    </w:p>
    <w:p w14:paraId="795625A0" w14:textId="77777777" w:rsidR="00FE60FD" w:rsidRDefault="00FE60FD" w:rsidP="00FE60FD"/>
    <w:p w14:paraId="78EE5BD0" w14:textId="77777777" w:rsidR="00FE60FD" w:rsidRDefault="00FE60FD" w:rsidP="00FE60FD"/>
    <w:p w14:paraId="6B4541F5" w14:textId="77777777" w:rsidR="00FE60FD" w:rsidRDefault="00FE60FD" w:rsidP="00FE60FD"/>
    <w:p w14:paraId="5B003689" w14:textId="77777777" w:rsidR="00FE60FD" w:rsidRDefault="00FE60FD" w:rsidP="00FE60FD"/>
    <w:p w14:paraId="3238FA37" w14:textId="77777777" w:rsidR="00FE60FD" w:rsidRDefault="00FE60FD" w:rsidP="00FE60FD"/>
    <w:p w14:paraId="4EE3DEA8" w14:textId="77777777" w:rsidR="00FE60FD" w:rsidRDefault="00FE60FD" w:rsidP="00FE60FD"/>
    <w:p w14:paraId="16E1A23C" w14:textId="77777777" w:rsidR="00FE60FD" w:rsidRDefault="00FE60FD" w:rsidP="00FE60FD"/>
    <w:p w14:paraId="69198B0C" w14:textId="77777777" w:rsidR="00FE60FD" w:rsidRPr="00542339" w:rsidRDefault="00FE60FD" w:rsidP="00FE60FD">
      <w:pPr>
        <w:ind w:left="2880" w:firstLine="360"/>
        <w:rPr>
          <w:sz w:val="28"/>
          <w:szCs w:val="28"/>
        </w:rPr>
      </w:pPr>
      <w:r w:rsidRPr="00542339">
        <w:rPr>
          <w:sz w:val="28"/>
          <w:szCs w:val="28"/>
        </w:rPr>
        <w:t xml:space="preserve">Sinh viên thực hiện </w:t>
      </w:r>
      <w:r>
        <w:rPr>
          <w:sz w:val="28"/>
          <w:szCs w:val="28"/>
        </w:rPr>
        <w:t xml:space="preserve"> </w:t>
      </w:r>
      <w:r w:rsidRPr="00542339">
        <w:rPr>
          <w:sz w:val="28"/>
          <w:szCs w:val="28"/>
        </w:rPr>
        <w:t xml:space="preserve"> : </w:t>
      </w:r>
      <w:r>
        <w:rPr>
          <w:sz w:val="28"/>
          <w:szCs w:val="28"/>
        </w:rPr>
        <w:t xml:space="preserve"> </w:t>
      </w:r>
      <w:r>
        <w:rPr>
          <w:b/>
          <w:sz w:val="28"/>
          <w:szCs w:val="28"/>
        </w:rPr>
        <w:t>Bùi Ngọc Luân</w:t>
      </w:r>
      <w:r w:rsidRPr="00542339">
        <w:rPr>
          <w:b/>
          <w:i/>
          <w:sz w:val="28"/>
          <w:szCs w:val="28"/>
        </w:rPr>
        <w:t xml:space="preserve"> </w:t>
      </w:r>
    </w:p>
    <w:p w14:paraId="13F82E7E" w14:textId="77777777" w:rsidR="00FE60FD" w:rsidRPr="00542339" w:rsidRDefault="00FE60FD" w:rsidP="00FE60FD">
      <w:pPr>
        <w:ind w:left="2531" w:firstLine="709"/>
        <w:rPr>
          <w:sz w:val="28"/>
          <w:szCs w:val="28"/>
        </w:rPr>
      </w:pPr>
      <w:r w:rsidRPr="00542339">
        <w:rPr>
          <w:sz w:val="28"/>
          <w:szCs w:val="28"/>
        </w:rPr>
        <w:t xml:space="preserve">Lớp </w:t>
      </w:r>
      <w:r>
        <w:rPr>
          <w:sz w:val="28"/>
          <w:szCs w:val="28"/>
        </w:rPr>
        <w:tab/>
      </w:r>
      <w:r>
        <w:rPr>
          <w:sz w:val="28"/>
          <w:szCs w:val="28"/>
        </w:rPr>
        <w:tab/>
      </w:r>
      <w:r>
        <w:rPr>
          <w:sz w:val="28"/>
          <w:szCs w:val="28"/>
        </w:rPr>
        <w:tab/>
        <w:t xml:space="preserve">: </w:t>
      </w:r>
      <w:r w:rsidRPr="00EE50EB">
        <w:rPr>
          <w:b/>
          <w:sz w:val="28"/>
          <w:szCs w:val="28"/>
        </w:rPr>
        <w:t>CNTT-TT 2.03 – K57</w:t>
      </w:r>
    </w:p>
    <w:p w14:paraId="331C572A" w14:textId="77777777" w:rsidR="00FE60FD" w:rsidRPr="00542339" w:rsidRDefault="00FE60FD" w:rsidP="00FE60FD">
      <w:pPr>
        <w:ind w:left="5760" w:hanging="2520"/>
        <w:rPr>
          <w:b/>
          <w:i/>
          <w:sz w:val="28"/>
          <w:szCs w:val="28"/>
        </w:rPr>
      </w:pPr>
      <w:r w:rsidRPr="00542339">
        <w:rPr>
          <w:sz w:val="28"/>
          <w:szCs w:val="28"/>
        </w:rPr>
        <w:t xml:space="preserve">Giáo viên hướng </w:t>
      </w:r>
      <w:proofErr w:type="gramStart"/>
      <w:r w:rsidRPr="00542339">
        <w:rPr>
          <w:sz w:val="28"/>
          <w:szCs w:val="28"/>
        </w:rPr>
        <w:t>dẫ</w:t>
      </w:r>
      <w:r>
        <w:rPr>
          <w:sz w:val="28"/>
          <w:szCs w:val="28"/>
        </w:rPr>
        <w:t>n :</w:t>
      </w:r>
      <w:proofErr w:type="gramEnd"/>
      <w:r>
        <w:rPr>
          <w:sz w:val="28"/>
          <w:szCs w:val="28"/>
        </w:rPr>
        <w:t xml:space="preserve"> </w:t>
      </w:r>
      <w:r w:rsidRPr="00EE50EB">
        <w:rPr>
          <w:b/>
          <w:sz w:val="28"/>
          <w:szCs w:val="28"/>
        </w:rPr>
        <w:t>TS. Nguyễn Bình Minh</w:t>
      </w:r>
    </w:p>
    <w:p w14:paraId="6148B35B" w14:textId="77777777" w:rsidR="00FE60FD" w:rsidRDefault="00FE60FD" w:rsidP="00FE60FD"/>
    <w:p w14:paraId="3D15A6BD" w14:textId="77777777" w:rsidR="00FE60FD" w:rsidRDefault="00FE60FD" w:rsidP="00FE60FD"/>
    <w:p w14:paraId="02AA8418" w14:textId="77777777" w:rsidR="00FE60FD" w:rsidRDefault="00FE60FD" w:rsidP="00FE60FD"/>
    <w:p w14:paraId="629A419E" w14:textId="77777777" w:rsidR="00FE60FD" w:rsidRDefault="00FE60FD" w:rsidP="00FE60FD"/>
    <w:p w14:paraId="52D42D61" w14:textId="77777777" w:rsidR="00FE60FD" w:rsidRDefault="00FE60FD" w:rsidP="00FE60FD"/>
    <w:p w14:paraId="30DDD10F" w14:textId="77777777" w:rsidR="00FE60FD" w:rsidRDefault="00FE60FD" w:rsidP="00FE60FD"/>
    <w:p w14:paraId="48A9F8BA" w14:textId="77777777" w:rsidR="00FE60FD" w:rsidRDefault="00FE60FD" w:rsidP="00FE60FD">
      <w:pPr>
        <w:jc w:val="center"/>
        <w:rPr>
          <w:sz w:val="28"/>
          <w:szCs w:val="28"/>
        </w:rPr>
      </w:pPr>
    </w:p>
    <w:p w14:paraId="3BB7CDF7" w14:textId="77777777" w:rsidR="00FE60FD" w:rsidRPr="00542339" w:rsidRDefault="00FE60FD" w:rsidP="00FE60FD">
      <w:pPr>
        <w:jc w:val="center"/>
        <w:rPr>
          <w:sz w:val="32"/>
          <w:szCs w:val="32"/>
        </w:rPr>
      </w:pPr>
      <w:r w:rsidRPr="00542339">
        <w:rPr>
          <w:sz w:val="32"/>
          <w:szCs w:val="32"/>
        </w:rPr>
        <w:t>H</w:t>
      </w:r>
      <w:r>
        <w:rPr>
          <w:sz w:val="32"/>
          <w:szCs w:val="32"/>
        </w:rPr>
        <w:t>À NỘI, 12-2016</w:t>
      </w:r>
    </w:p>
    <w:p w14:paraId="156540C5" w14:textId="77777777" w:rsidR="00FE60FD" w:rsidRPr="00EE50EB" w:rsidRDefault="00FE60FD" w:rsidP="00FE60FD"/>
    <w:p w14:paraId="15B9163D" w14:textId="424EB7C7" w:rsidR="00FE60FD" w:rsidRDefault="00FE60FD">
      <w:pPr>
        <w:rPr>
          <w:rFonts w:ascii="Times New Roman" w:hAnsi="Times New Roman" w:cs="Times New Roman"/>
          <w:sz w:val="26"/>
          <w:szCs w:val="26"/>
        </w:rPr>
      </w:pPr>
      <w:r>
        <w:rPr>
          <w:rFonts w:ascii="Times New Roman" w:hAnsi="Times New Roman" w:cs="Times New Roman"/>
          <w:sz w:val="26"/>
          <w:szCs w:val="26"/>
        </w:rPr>
        <w:br w:type="page"/>
      </w:r>
    </w:p>
    <w:p w14:paraId="60ED2BED" w14:textId="77777777" w:rsidR="003A17BD" w:rsidRPr="00EE50EB" w:rsidRDefault="003A17BD" w:rsidP="005C664D">
      <w:pPr>
        <w:pStyle w:val="BodyText"/>
        <w:jc w:val="both"/>
        <w:rPr>
          <w:rFonts w:ascii="Times New Roman" w:hAnsi="Times New Roman" w:cs="Times New Roman"/>
          <w:sz w:val="26"/>
          <w:szCs w:val="26"/>
        </w:rPr>
      </w:pPr>
    </w:p>
    <w:p w14:paraId="67311F92" w14:textId="77777777" w:rsidR="00D305B7" w:rsidRDefault="00D305B7" w:rsidP="00D305B7">
      <w:pPr>
        <w:jc w:val="center"/>
        <w:rPr>
          <w:rFonts w:ascii="Times New Roman" w:hAnsi="Times New Roman" w:cs="Times New Roman"/>
          <w:b/>
          <w:sz w:val="32"/>
          <w:szCs w:val="32"/>
        </w:rPr>
      </w:pPr>
      <w:r>
        <w:rPr>
          <w:rFonts w:ascii="Times New Roman" w:hAnsi="Times New Roman" w:cs="Times New Roman"/>
          <w:b/>
          <w:sz w:val="32"/>
          <w:szCs w:val="32"/>
        </w:rPr>
        <w:t>PHIẾU GIAO NHIỆM VỤ ĐỒ ÁN TỐT NGHIỆP</w:t>
      </w:r>
    </w:p>
    <w:p w14:paraId="526AC64F" w14:textId="77777777" w:rsidR="00861CAC" w:rsidRDefault="00861CAC" w:rsidP="00D305B7">
      <w:pPr>
        <w:jc w:val="center"/>
        <w:rPr>
          <w:rFonts w:ascii="Times New Roman" w:hAnsi="Times New Roman" w:cs="Times New Roman"/>
          <w:b/>
          <w:sz w:val="32"/>
          <w:szCs w:val="32"/>
        </w:rPr>
      </w:pPr>
    </w:p>
    <w:p w14:paraId="62950598" w14:textId="77777777" w:rsidR="00D305B7" w:rsidRDefault="00D305B7" w:rsidP="00D305B7">
      <w:pPr>
        <w:spacing w:after="120"/>
        <w:jc w:val="both"/>
        <w:rPr>
          <w:rFonts w:ascii="Times New Roman" w:hAnsi="Times New Roman" w:cs="Times New Roman"/>
          <w:b/>
        </w:rPr>
      </w:pPr>
      <w:r>
        <w:rPr>
          <w:rFonts w:ascii="Times New Roman" w:hAnsi="Times New Roman" w:cs="Times New Roman"/>
          <w:b/>
        </w:rPr>
        <w:t>1. Thông tin về sinh viên</w:t>
      </w:r>
    </w:p>
    <w:p w14:paraId="0A048518" w14:textId="1B33692C" w:rsidR="00D305B7" w:rsidRDefault="00D305B7" w:rsidP="00D305B7">
      <w:pPr>
        <w:spacing w:after="120"/>
        <w:jc w:val="both"/>
        <w:rPr>
          <w:rFonts w:ascii="Times New Roman" w:hAnsi="Times New Roman" w:cs="Times New Roman"/>
          <w:lang w:val="vi-VN"/>
        </w:rPr>
      </w:pPr>
      <w:r>
        <w:rPr>
          <w:rFonts w:ascii="Times New Roman" w:hAnsi="Times New Roman" w:cs="Times New Roman"/>
        </w:rPr>
        <w:t xml:space="preserve">Họ và tên: </w:t>
      </w:r>
      <w:r>
        <w:rPr>
          <w:rFonts w:ascii="Times New Roman" w:hAnsi="Times New Roman" w:cs="Times New Roman"/>
          <w:b/>
        </w:rPr>
        <w:t>BÙI NGỌC LUÂN</w:t>
      </w:r>
    </w:p>
    <w:p w14:paraId="6A729A45" w14:textId="5ACD887C" w:rsidR="00D305B7" w:rsidRDefault="00D305B7" w:rsidP="00D305B7">
      <w:pPr>
        <w:spacing w:after="120"/>
        <w:jc w:val="both"/>
        <w:rPr>
          <w:rFonts w:ascii="Times New Roman" w:hAnsi="Times New Roman" w:cs="Times New Roman"/>
        </w:rPr>
      </w:pPr>
      <w:r>
        <w:rPr>
          <w:rFonts w:ascii="Times New Roman" w:hAnsi="Times New Roman" w:cs="Times New Roman"/>
        </w:rPr>
        <w:t xml:space="preserve">Điện thoại liên lạc: </w:t>
      </w:r>
      <w:r>
        <w:rPr>
          <w:rFonts w:ascii="Times New Roman" w:hAnsi="Times New Roman" w:cs="Times New Roman"/>
          <w:b/>
        </w:rPr>
        <w:t>0165.985.6822</w:t>
      </w:r>
      <w:r>
        <w:rPr>
          <w:rFonts w:ascii="Times New Roman" w:hAnsi="Times New Roman" w:cs="Times New Roman"/>
          <w:b/>
        </w:rPr>
        <w:tab/>
      </w:r>
      <w:r>
        <w:rPr>
          <w:rFonts w:ascii="Times New Roman" w:hAnsi="Times New Roman" w:cs="Times New Roman"/>
        </w:rPr>
        <w:tab/>
      </w:r>
      <w:r>
        <w:rPr>
          <w:rFonts w:ascii="Times New Roman" w:hAnsi="Times New Roman" w:cs="Times New Roman"/>
        </w:rPr>
        <w:tab/>
        <w:t xml:space="preserve">Email: </w:t>
      </w:r>
      <w:hyperlink r:id="rId10" w:history="1">
        <w:r w:rsidRPr="00D10C0C">
          <w:rPr>
            <w:rStyle w:val="Hyperlink"/>
            <w:rFonts w:ascii="Times New Roman" w:hAnsi="Times New Roman" w:cs="Times New Roman"/>
            <w:b/>
          </w:rPr>
          <w:t>ngocluan.bka@gmail.com</w:t>
        </w:r>
      </w:hyperlink>
    </w:p>
    <w:p w14:paraId="49953DE1" w14:textId="45913D2B" w:rsidR="00D305B7" w:rsidRDefault="00D305B7" w:rsidP="00D305B7">
      <w:pPr>
        <w:spacing w:after="120"/>
        <w:jc w:val="both"/>
        <w:rPr>
          <w:rFonts w:ascii="Times New Roman" w:hAnsi="Times New Roman" w:cs="Times New Roman"/>
          <w:b/>
        </w:rPr>
      </w:pPr>
      <w:r>
        <w:rPr>
          <w:rFonts w:ascii="Times New Roman" w:hAnsi="Times New Roman" w:cs="Times New Roman"/>
        </w:rPr>
        <w:t xml:space="preserve">Lớp: </w:t>
      </w:r>
      <w:r>
        <w:rPr>
          <w:rFonts w:ascii="Times New Roman" w:hAnsi="Times New Roman" w:cs="Times New Roman"/>
          <w:b/>
        </w:rPr>
        <w:t>CNTT-TT 2.03 – K57</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Hệ đào tạo: </w:t>
      </w:r>
      <w:r>
        <w:rPr>
          <w:rFonts w:ascii="Times New Roman" w:hAnsi="Times New Roman" w:cs="Times New Roman"/>
          <w:b/>
        </w:rPr>
        <w:t>Đại học chính quy</w:t>
      </w:r>
    </w:p>
    <w:p w14:paraId="7D73C164" w14:textId="77777777" w:rsidR="00D305B7" w:rsidRDefault="00D305B7" w:rsidP="00D305B7">
      <w:pPr>
        <w:spacing w:after="120"/>
        <w:jc w:val="both"/>
        <w:rPr>
          <w:rFonts w:ascii="Times New Roman" w:hAnsi="Times New Roman" w:cs="Times New Roman"/>
          <w:b/>
        </w:rPr>
      </w:pPr>
      <w:r>
        <w:rPr>
          <w:rFonts w:ascii="Times New Roman" w:hAnsi="Times New Roman" w:cs="Times New Roman"/>
        </w:rPr>
        <w:t xml:space="preserve">Đồ </w:t>
      </w:r>
      <w:proofErr w:type="gramStart"/>
      <w:r>
        <w:rPr>
          <w:rFonts w:ascii="Times New Roman" w:hAnsi="Times New Roman" w:cs="Times New Roman"/>
        </w:rPr>
        <w:t>án</w:t>
      </w:r>
      <w:proofErr w:type="gramEnd"/>
      <w:r>
        <w:rPr>
          <w:rFonts w:ascii="Times New Roman" w:hAnsi="Times New Roman" w:cs="Times New Roman"/>
        </w:rPr>
        <w:t xml:space="preserve"> tốt nghiệp thực hiện tại: </w:t>
      </w:r>
      <w:r>
        <w:rPr>
          <w:rFonts w:ascii="Times New Roman" w:hAnsi="Times New Roman" w:cs="Times New Roman"/>
          <w:b/>
        </w:rPr>
        <w:t>Bộ môn Hệ thống thông tin, Viện Công nghệ thông tin và truyền thông, Đại học Bách Khoa Hà Nội.</w:t>
      </w:r>
    </w:p>
    <w:p w14:paraId="5CCF25AB" w14:textId="78FA2F13" w:rsidR="00D305B7" w:rsidRDefault="00D305B7" w:rsidP="00D305B7">
      <w:pPr>
        <w:spacing w:after="120"/>
        <w:jc w:val="both"/>
        <w:rPr>
          <w:rFonts w:ascii="Times New Roman" w:hAnsi="Times New Roman" w:cs="Times New Roman"/>
        </w:rPr>
      </w:pPr>
      <w:r>
        <w:rPr>
          <w:rFonts w:ascii="Times New Roman" w:hAnsi="Times New Roman" w:cs="Times New Roman"/>
        </w:rPr>
        <w:t xml:space="preserve">Thời gian làm ĐATN: Từ ngày đến </w:t>
      </w:r>
      <w:r w:rsidR="00FE60FD">
        <w:rPr>
          <w:rFonts w:ascii="Times New Roman" w:hAnsi="Times New Roman" w:cs="Times New Roman"/>
        </w:rPr>
        <w:t>4/9/2016 đến 22/12/2016</w:t>
      </w:r>
    </w:p>
    <w:p w14:paraId="61D425FE" w14:textId="77777777" w:rsidR="00D305B7" w:rsidRDefault="00D305B7" w:rsidP="00D305B7">
      <w:pPr>
        <w:spacing w:after="120"/>
        <w:jc w:val="both"/>
        <w:rPr>
          <w:rFonts w:ascii="Times New Roman" w:hAnsi="Times New Roman" w:cs="Times New Roman"/>
          <w:b/>
        </w:rPr>
      </w:pPr>
      <w:r>
        <w:rPr>
          <w:rFonts w:ascii="Times New Roman" w:hAnsi="Times New Roman" w:cs="Times New Roman"/>
          <w:b/>
        </w:rPr>
        <w:t>2. Mục đích nội dung của ĐATN</w:t>
      </w:r>
    </w:p>
    <w:p w14:paraId="09A18B6B" w14:textId="6ED5B2F3" w:rsidR="00FE60FD" w:rsidRPr="00CC5079" w:rsidRDefault="00CC5079" w:rsidP="00933712">
      <w:pPr>
        <w:spacing w:after="120"/>
        <w:ind w:left="360"/>
        <w:jc w:val="both"/>
        <w:rPr>
          <w:rFonts w:ascii="Times New Roman" w:hAnsi="Times New Roman" w:cs="Times New Roman"/>
        </w:rPr>
      </w:pPr>
      <w:proofErr w:type="gramStart"/>
      <w:r>
        <w:rPr>
          <w:rFonts w:ascii="Times New Roman" w:hAnsi="Times New Roman" w:cs="Times New Roman"/>
        </w:rPr>
        <w:t>Xây dựng một hệ thống để có thể tích hợp nhiều IoT Platform lại với nhau.</w:t>
      </w:r>
      <w:proofErr w:type="gramEnd"/>
    </w:p>
    <w:p w14:paraId="199DA620" w14:textId="77777777" w:rsidR="00D305B7" w:rsidRDefault="00D305B7" w:rsidP="00D305B7">
      <w:pPr>
        <w:spacing w:after="120"/>
        <w:jc w:val="both"/>
        <w:rPr>
          <w:rFonts w:ascii="Times New Roman" w:hAnsi="Times New Roman" w:cs="Times New Roman"/>
          <w:b/>
        </w:rPr>
      </w:pPr>
      <w:r>
        <w:rPr>
          <w:rFonts w:ascii="Times New Roman" w:hAnsi="Times New Roman" w:cs="Times New Roman"/>
          <w:b/>
        </w:rPr>
        <w:t>3. Các nhiệm vụ cụ thể của đồ án</w:t>
      </w:r>
    </w:p>
    <w:p w14:paraId="788C4BBB" w14:textId="77777777" w:rsidR="00CC5079" w:rsidRDefault="00CC5079" w:rsidP="00CC5079">
      <w:pPr>
        <w:pStyle w:val="ListParagraph"/>
        <w:numPr>
          <w:ilvl w:val="0"/>
          <w:numId w:val="28"/>
        </w:numPr>
        <w:jc w:val="both"/>
        <w:rPr>
          <w:rFonts w:ascii="Times New Roman" w:hAnsi="Times New Roman" w:cs="Times New Roman"/>
        </w:rPr>
      </w:pPr>
      <w:r>
        <w:rPr>
          <w:rFonts w:ascii="Times New Roman" w:hAnsi="Times New Roman" w:cs="Times New Roman"/>
        </w:rPr>
        <w:t>Xây dựng một giao diện duy nhất để điều khiển các thiết bị do nhiều IoT Platform quản lý.</w:t>
      </w:r>
    </w:p>
    <w:p w14:paraId="39424A4F" w14:textId="77777777" w:rsidR="00CC5079" w:rsidRDefault="00CC5079" w:rsidP="00CC5079">
      <w:pPr>
        <w:pStyle w:val="ListParagraph"/>
        <w:numPr>
          <w:ilvl w:val="0"/>
          <w:numId w:val="28"/>
        </w:numPr>
        <w:jc w:val="both"/>
        <w:rPr>
          <w:rFonts w:ascii="Times New Roman" w:hAnsi="Times New Roman" w:cs="Times New Roman"/>
        </w:rPr>
      </w:pPr>
      <w:r>
        <w:rPr>
          <w:rFonts w:ascii="Times New Roman" w:hAnsi="Times New Roman" w:cs="Times New Roman"/>
        </w:rPr>
        <w:t xml:space="preserve">Cập nhật dữ liệu trạng của các thiết bị (ví dụ như cảm biến…) </w:t>
      </w:r>
      <w:proofErr w:type="gramStart"/>
      <w:r>
        <w:rPr>
          <w:rFonts w:ascii="Times New Roman" w:hAnsi="Times New Roman" w:cs="Times New Roman"/>
        </w:rPr>
        <w:t>theo</w:t>
      </w:r>
      <w:proofErr w:type="gramEnd"/>
      <w:r>
        <w:rPr>
          <w:rFonts w:ascii="Times New Roman" w:hAnsi="Times New Roman" w:cs="Times New Roman"/>
        </w:rPr>
        <w:t xml:space="preserve"> thời gian thực.</w:t>
      </w:r>
    </w:p>
    <w:p w14:paraId="3F297877" w14:textId="77777777" w:rsidR="00CC5079" w:rsidRDefault="00CC5079" w:rsidP="00CC5079">
      <w:pPr>
        <w:pStyle w:val="ListParagraph"/>
        <w:numPr>
          <w:ilvl w:val="0"/>
          <w:numId w:val="28"/>
        </w:numPr>
        <w:jc w:val="both"/>
        <w:rPr>
          <w:rFonts w:ascii="Times New Roman" w:hAnsi="Times New Roman" w:cs="Times New Roman"/>
        </w:rPr>
      </w:pPr>
      <w:r>
        <w:rPr>
          <w:rFonts w:ascii="Times New Roman" w:hAnsi="Times New Roman" w:cs="Times New Roman"/>
        </w:rPr>
        <w:t xml:space="preserve">Lưu trữ dữ liệu </w:t>
      </w:r>
      <w:proofErr w:type="gramStart"/>
      <w:r>
        <w:rPr>
          <w:rFonts w:ascii="Times New Roman" w:hAnsi="Times New Roman" w:cs="Times New Roman"/>
        </w:rPr>
        <w:t>thu</w:t>
      </w:r>
      <w:proofErr w:type="gramEnd"/>
      <w:r>
        <w:rPr>
          <w:rFonts w:ascii="Times New Roman" w:hAnsi="Times New Roman" w:cs="Times New Roman"/>
        </w:rPr>
        <w:t xml:space="preserve"> thập được từ các thiết bị.</w:t>
      </w:r>
    </w:p>
    <w:p w14:paraId="34FF36D0" w14:textId="77777777" w:rsidR="00CC5079" w:rsidRDefault="00CC5079" w:rsidP="00CC5079">
      <w:pPr>
        <w:pStyle w:val="ListParagraph"/>
        <w:numPr>
          <w:ilvl w:val="0"/>
          <w:numId w:val="28"/>
        </w:numPr>
        <w:jc w:val="both"/>
        <w:rPr>
          <w:rFonts w:ascii="Times New Roman" w:hAnsi="Times New Roman" w:cs="Times New Roman"/>
        </w:rPr>
      </w:pPr>
      <w:r>
        <w:rPr>
          <w:rFonts w:ascii="Times New Roman" w:hAnsi="Times New Roman" w:cs="Times New Roman"/>
        </w:rPr>
        <w:t>Cung cấp các công cụ để có thể viết ra các luật để điều khiển hệ thống tự động.</w:t>
      </w:r>
    </w:p>
    <w:p w14:paraId="3DE68B46" w14:textId="77777777" w:rsidR="00CC5079" w:rsidRDefault="00CC5079" w:rsidP="00CC5079">
      <w:pPr>
        <w:pStyle w:val="ListParagraph"/>
        <w:numPr>
          <w:ilvl w:val="0"/>
          <w:numId w:val="28"/>
        </w:numPr>
        <w:jc w:val="both"/>
        <w:rPr>
          <w:rFonts w:ascii="Times New Roman" w:hAnsi="Times New Roman" w:cs="Times New Roman"/>
        </w:rPr>
      </w:pPr>
      <w:r>
        <w:rPr>
          <w:rFonts w:ascii="Times New Roman" w:hAnsi="Times New Roman" w:cs="Times New Roman"/>
        </w:rPr>
        <w:t>Xây dựng một hệ thống có tính khả mở.</w:t>
      </w:r>
    </w:p>
    <w:p w14:paraId="46B2D6E5" w14:textId="77777777" w:rsidR="00D305B7" w:rsidRDefault="00D305B7" w:rsidP="00D305B7">
      <w:pPr>
        <w:spacing w:after="120"/>
        <w:jc w:val="both"/>
        <w:rPr>
          <w:rFonts w:ascii="Times New Roman" w:hAnsi="Times New Roman" w:cs="Times New Roman"/>
          <w:b/>
        </w:rPr>
      </w:pPr>
      <w:r>
        <w:rPr>
          <w:rFonts w:ascii="Times New Roman" w:hAnsi="Times New Roman" w:cs="Times New Roman"/>
          <w:b/>
        </w:rPr>
        <w:t>4. Lời cam đoan của sinh viên</w:t>
      </w:r>
    </w:p>
    <w:p w14:paraId="55EAFB16" w14:textId="31B5818C" w:rsidR="00D305B7" w:rsidRDefault="00D305B7" w:rsidP="00D305B7">
      <w:pPr>
        <w:spacing w:after="120"/>
        <w:jc w:val="both"/>
        <w:rPr>
          <w:rFonts w:ascii="Times New Roman" w:hAnsi="Times New Roman" w:cs="Times New Roman"/>
        </w:rPr>
      </w:pPr>
      <w:proofErr w:type="gramStart"/>
      <w:r>
        <w:rPr>
          <w:rFonts w:ascii="Times New Roman" w:hAnsi="Times New Roman" w:cs="Times New Roman"/>
        </w:rPr>
        <w:t xml:space="preserve">Tôi – </w:t>
      </w:r>
      <w:r>
        <w:rPr>
          <w:rFonts w:ascii="Times New Roman" w:hAnsi="Times New Roman" w:cs="Times New Roman"/>
          <w:i/>
        </w:rPr>
        <w:t>Bùi Ngọc Luân</w:t>
      </w:r>
      <w:r>
        <w:rPr>
          <w:rFonts w:ascii="Times New Roman" w:hAnsi="Times New Roman" w:cs="Times New Roman"/>
        </w:rPr>
        <w:t xml:space="preserve"> - cam kết ĐATN là công trình nghiên cứu của bản thân tôi dưới sự hướng dẫn của TS.</w:t>
      </w:r>
      <w:proofErr w:type="gramEnd"/>
      <w:r>
        <w:rPr>
          <w:rFonts w:ascii="Times New Roman" w:hAnsi="Times New Roman" w:cs="Times New Roman"/>
        </w:rPr>
        <w:t xml:space="preserve"> Nguyễn Bình Minh.</w:t>
      </w:r>
    </w:p>
    <w:p w14:paraId="32AF6A69" w14:textId="77777777" w:rsidR="00D305B7" w:rsidRDefault="00D305B7" w:rsidP="00D305B7">
      <w:pPr>
        <w:spacing w:after="120"/>
        <w:jc w:val="both"/>
        <w:rPr>
          <w:rFonts w:ascii="Times New Roman" w:hAnsi="Times New Roman" w:cs="Times New Roman"/>
        </w:rPr>
      </w:pPr>
      <w:proofErr w:type="gramStart"/>
      <w:r>
        <w:rPr>
          <w:rFonts w:ascii="Times New Roman" w:hAnsi="Times New Roman" w:cs="Times New Roman"/>
        </w:rPr>
        <w:t>Các kết quả nêu trong ĐATN là trung thực, không phải là sao chép toàn văn của bất kỳ công trình nào khác.</w:t>
      </w:r>
      <w:proofErr w:type="gramEnd"/>
    </w:p>
    <w:tbl>
      <w:tblPr>
        <w:tblW w:w="0" w:type="auto"/>
        <w:tblLook w:val="01E0" w:firstRow="1" w:lastRow="1" w:firstColumn="1" w:lastColumn="1" w:noHBand="0" w:noVBand="0"/>
      </w:tblPr>
      <w:tblGrid>
        <w:gridCol w:w="4501"/>
        <w:gridCol w:w="4502"/>
      </w:tblGrid>
      <w:tr w:rsidR="00FE60FD" w:rsidRPr="00F65AD3" w14:paraId="6CF2B346" w14:textId="77777777" w:rsidTr="00FE60FD">
        <w:tc>
          <w:tcPr>
            <w:tcW w:w="4502" w:type="dxa"/>
          </w:tcPr>
          <w:p w14:paraId="1D6B081C" w14:textId="77777777" w:rsidR="00FE60FD" w:rsidRPr="00F65AD3" w:rsidRDefault="00FE60FD" w:rsidP="00FE60FD">
            <w:pPr>
              <w:jc w:val="both"/>
              <w:rPr>
                <w:i/>
                <w:iCs/>
              </w:rPr>
            </w:pPr>
          </w:p>
        </w:tc>
        <w:tc>
          <w:tcPr>
            <w:tcW w:w="4502" w:type="dxa"/>
          </w:tcPr>
          <w:p w14:paraId="2E22DC2F" w14:textId="77777777" w:rsidR="00FE60FD" w:rsidRPr="00F65AD3" w:rsidRDefault="00FE60FD" w:rsidP="00FE60FD">
            <w:pPr>
              <w:jc w:val="center"/>
              <w:rPr>
                <w:i/>
              </w:rPr>
            </w:pPr>
            <w:r w:rsidRPr="00F65AD3">
              <w:rPr>
                <w:i/>
              </w:rPr>
              <w:t>Hà Nội, ngày    tháng  năm</w:t>
            </w:r>
          </w:p>
          <w:p w14:paraId="0A65D1E4" w14:textId="77777777" w:rsidR="00FE60FD" w:rsidRPr="00F27DD3" w:rsidRDefault="00FE60FD" w:rsidP="00FE60FD">
            <w:pPr>
              <w:jc w:val="center"/>
            </w:pPr>
            <w:r w:rsidRPr="00F27DD3">
              <w:t>Tác giả ĐATN</w:t>
            </w:r>
          </w:p>
          <w:p w14:paraId="7F31D0FF" w14:textId="77777777" w:rsidR="00FE60FD" w:rsidRPr="00F27DD3" w:rsidRDefault="00FE60FD" w:rsidP="00FE60FD">
            <w:pPr>
              <w:jc w:val="center"/>
            </w:pPr>
          </w:p>
          <w:p w14:paraId="352BB72E" w14:textId="77777777" w:rsidR="00FE60FD" w:rsidRPr="00F27DD3" w:rsidRDefault="00FE60FD" w:rsidP="00FE60FD">
            <w:pPr>
              <w:jc w:val="center"/>
            </w:pPr>
          </w:p>
          <w:p w14:paraId="691F32F4" w14:textId="77777777" w:rsidR="00FE60FD" w:rsidRPr="00F65AD3" w:rsidRDefault="00FE60FD" w:rsidP="00FE60FD">
            <w:pPr>
              <w:jc w:val="center"/>
              <w:rPr>
                <w:i/>
                <w:iCs/>
              </w:rPr>
            </w:pPr>
            <w:r w:rsidRPr="00F65AD3">
              <w:rPr>
                <w:i/>
                <w:iCs/>
              </w:rPr>
              <w:t>Họ và tên sinh viên</w:t>
            </w:r>
          </w:p>
        </w:tc>
      </w:tr>
    </w:tbl>
    <w:p w14:paraId="667B25EE" w14:textId="77777777" w:rsidR="00FE60FD" w:rsidRDefault="00FE60FD" w:rsidP="00D305B7">
      <w:pPr>
        <w:spacing w:after="120"/>
        <w:rPr>
          <w:rFonts w:ascii="Times New Roman" w:hAnsi="Times New Roman" w:cs="Times New Roman"/>
        </w:rPr>
      </w:pPr>
    </w:p>
    <w:p w14:paraId="04EBB17F" w14:textId="3F2AED0C" w:rsidR="00D305B7" w:rsidRDefault="00D305B7" w:rsidP="00FE60FD">
      <w:pPr>
        <w:spacing w:after="120"/>
        <w:rPr>
          <w:rFonts w:ascii="Times New Roman" w:hAnsi="Times New Roman" w:cs="Times New Roman"/>
        </w:rPr>
      </w:pPr>
      <w:r>
        <w:rPr>
          <w:rFonts w:ascii="Times New Roman" w:hAnsi="Times New Roman" w:cs="Times New Roman"/>
          <w:b/>
        </w:rPr>
        <w:t>5. Xác nhận của giáo viên hướng dẫn về mức độ hoàn thành của ĐATN và cho phép bảo vệ:</w:t>
      </w:r>
    </w:p>
    <w:p w14:paraId="6CD4A86B" w14:textId="77777777" w:rsidR="00FE60FD" w:rsidRDefault="00FE60FD" w:rsidP="00FE60FD">
      <w:pPr>
        <w:spacing w:after="120"/>
        <w:rPr>
          <w:rFonts w:ascii="Times New Roman" w:hAnsi="Times New Roman" w:cs="Times New Roman"/>
        </w:rPr>
      </w:pPr>
    </w:p>
    <w:p w14:paraId="4F528A23" w14:textId="77777777" w:rsidR="00DA265E" w:rsidRDefault="00DA265E" w:rsidP="00FE60FD">
      <w:pPr>
        <w:spacing w:after="120"/>
        <w:rPr>
          <w:rFonts w:ascii="Times New Roman" w:hAnsi="Times New Roman" w:cs="Times New Roman"/>
        </w:rPr>
      </w:pPr>
    </w:p>
    <w:tbl>
      <w:tblPr>
        <w:tblW w:w="0" w:type="auto"/>
        <w:tblLook w:val="01E0" w:firstRow="1" w:lastRow="1" w:firstColumn="1" w:lastColumn="1" w:noHBand="0" w:noVBand="0"/>
      </w:tblPr>
      <w:tblGrid>
        <w:gridCol w:w="4501"/>
        <w:gridCol w:w="4502"/>
      </w:tblGrid>
      <w:tr w:rsidR="00FE60FD" w:rsidRPr="00F65AD3" w14:paraId="0EBDA945" w14:textId="77777777" w:rsidTr="00FE60FD">
        <w:tc>
          <w:tcPr>
            <w:tcW w:w="4502" w:type="dxa"/>
          </w:tcPr>
          <w:p w14:paraId="0C76944F" w14:textId="77777777" w:rsidR="00FE60FD" w:rsidRPr="00F65AD3" w:rsidRDefault="00FE60FD" w:rsidP="00FE60FD">
            <w:pPr>
              <w:jc w:val="both"/>
              <w:rPr>
                <w:i/>
                <w:iCs/>
              </w:rPr>
            </w:pPr>
          </w:p>
        </w:tc>
        <w:tc>
          <w:tcPr>
            <w:tcW w:w="4502" w:type="dxa"/>
          </w:tcPr>
          <w:p w14:paraId="3C2451B2" w14:textId="77777777" w:rsidR="00FE60FD" w:rsidRPr="00F65AD3" w:rsidRDefault="00FE60FD" w:rsidP="00FE60FD">
            <w:pPr>
              <w:jc w:val="center"/>
              <w:rPr>
                <w:i/>
              </w:rPr>
            </w:pPr>
            <w:r w:rsidRPr="00F65AD3">
              <w:rPr>
                <w:i/>
              </w:rPr>
              <w:t>Hà Nội, ngày    tháng  năm</w:t>
            </w:r>
          </w:p>
          <w:p w14:paraId="4F8D9811" w14:textId="45E169A8" w:rsidR="00FE60FD" w:rsidRPr="00F27DD3" w:rsidRDefault="00FE60FD" w:rsidP="00FE60FD">
            <w:pPr>
              <w:jc w:val="center"/>
            </w:pPr>
            <w:r w:rsidRPr="00F27DD3">
              <w:t>Giáo viên hướng dẫ</w:t>
            </w:r>
            <w:r>
              <w:t>n</w:t>
            </w:r>
          </w:p>
          <w:p w14:paraId="106B397C" w14:textId="77777777" w:rsidR="00FE60FD" w:rsidRDefault="00FE60FD" w:rsidP="00FE60FD">
            <w:pPr>
              <w:jc w:val="center"/>
              <w:rPr>
                <w:i/>
                <w:iCs/>
              </w:rPr>
            </w:pPr>
          </w:p>
          <w:p w14:paraId="2113C6C8" w14:textId="7C891738" w:rsidR="00FE60FD" w:rsidRPr="00F65AD3" w:rsidRDefault="00FE60FD" w:rsidP="00FE60FD">
            <w:pPr>
              <w:jc w:val="center"/>
              <w:rPr>
                <w:i/>
                <w:iCs/>
              </w:rPr>
            </w:pPr>
            <w:r>
              <w:rPr>
                <w:i/>
                <w:iCs/>
              </w:rPr>
              <w:t>TS. Nguyễn Bình Minh</w:t>
            </w:r>
          </w:p>
        </w:tc>
      </w:tr>
    </w:tbl>
    <w:p w14:paraId="354E0084" w14:textId="77777777" w:rsidR="00FE60FD" w:rsidRDefault="00FE60FD" w:rsidP="00FE60FD">
      <w:pPr>
        <w:spacing w:after="120"/>
        <w:rPr>
          <w:rFonts w:ascii="Times New Roman" w:hAnsi="Times New Roman" w:cs="Times New Roman"/>
        </w:rPr>
      </w:pPr>
    </w:p>
    <w:p w14:paraId="62EDE3C1" w14:textId="7FB3B32B" w:rsidR="00DA265E" w:rsidRDefault="00DA265E">
      <w:pPr>
        <w:rPr>
          <w:rFonts w:ascii="Times New Roman" w:hAnsi="Times New Roman" w:cs="Times New Roman"/>
          <w:sz w:val="26"/>
          <w:szCs w:val="26"/>
        </w:rPr>
      </w:pPr>
      <w:r>
        <w:rPr>
          <w:rFonts w:ascii="Times New Roman" w:hAnsi="Times New Roman" w:cs="Times New Roman"/>
          <w:sz w:val="26"/>
          <w:szCs w:val="26"/>
        </w:rPr>
        <w:br w:type="page"/>
      </w:r>
    </w:p>
    <w:p w14:paraId="2BED729C" w14:textId="77777777" w:rsidR="00453FE5" w:rsidRDefault="00453FE5">
      <w:pPr>
        <w:rPr>
          <w:rFonts w:ascii="Times New Roman" w:hAnsi="Times New Roman" w:cs="Times New Roman"/>
          <w:sz w:val="26"/>
          <w:szCs w:val="26"/>
        </w:rPr>
      </w:pPr>
    </w:p>
    <w:p w14:paraId="568A3AB6" w14:textId="0B622C2A" w:rsidR="00FE60FD" w:rsidRDefault="00FE60FD">
      <w:pPr>
        <w:rPr>
          <w:rFonts w:ascii="Times New Roman" w:hAnsi="Times New Roman" w:cs="Times New Roman"/>
          <w:sz w:val="26"/>
          <w:szCs w:val="26"/>
        </w:rPr>
      </w:pPr>
    </w:p>
    <w:p w14:paraId="3198E29C" w14:textId="77777777" w:rsidR="00FE60FD" w:rsidRDefault="00FE60FD" w:rsidP="00FE60FD">
      <w:pPr>
        <w:pStyle w:val="Heading1"/>
        <w:jc w:val="center"/>
      </w:pPr>
      <w:bookmarkStart w:id="0" w:name="_Toc470201038"/>
      <w:r>
        <w:t>TÓM TẮT NỘI DUNG ĐỒ ÁN TỐT NGHIỆP</w:t>
      </w:r>
      <w:bookmarkEnd w:id="0"/>
    </w:p>
    <w:p w14:paraId="1DD5B1D7" w14:textId="513A4A2C" w:rsidR="00085806" w:rsidRDefault="00085806">
      <w:pPr>
        <w:rPr>
          <w:rFonts w:ascii="Times New Roman" w:hAnsi="Times New Roman" w:cs="Times New Roman"/>
          <w:sz w:val="26"/>
          <w:szCs w:val="26"/>
        </w:rPr>
      </w:pPr>
    </w:p>
    <w:p w14:paraId="6DD2ABA1" w14:textId="77777777" w:rsidR="001958C7" w:rsidRDefault="001958C7" w:rsidP="001958C7">
      <w:pPr>
        <w:pStyle w:val="Style1"/>
      </w:pPr>
    </w:p>
    <w:p w14:paraId="2F3EB089" w14:textId="77777777" w:rsidR="00D5404A" w:rsidRDefault="00D5404A" w:rsidP="00C84797">
      <w:pPr>
        <w:jc w:val="both"/>
        <w:rPr>
          <w:rFonts w:ascii="Times New Roman" w:hAnsi="Times New Roman" w:cs="Times New Roman"/>
        </w:rPr>
      </w:pPr>
    </w:p>
    <w:p w14:paraId="30A38EC3" w14:textId="695AC7A4" w:rsidR="00C84797" w:rsidRDefault="00C84797" w:rsidP="00C84797">
      <w:pPr>
        <w:jc w:val="both"/>
        <w:rPr>
          <w:rFonts w:ascii="Times New Roman" w:hAnsi="Times New Roman" w:cs="Times New Roman"/>
        </w:rPr>
      </w:pPr>
      <w:r>
        <w:rPr>
          <w:rFonts w:ascii="Times New Roman" w:hAnsi="Times New Roman" w:cs="Times New Roman"/>
        </w:rPr>
        <w:t xml:space="preserve">Đồ </w:t>
      </w:r>
      <w:proofErr w:type="gramStart"/>
      <w:r>
        <w:rPr>
          <w:rFonts w:ascii="Times New Roman" w:hAnsi="Times New Roman" w:cs="Times New Roman"/>
        </w:rPr>
        <w:t>án</w:t>
      </w:r>
      <w:proofErr w:type="gramEnd"/>
      <w:r>
        <w:rPr>
          <w:rFonts w:ascii="Times New Roman" w:hAnsi="Times New Roman" w:cs="Times New Roman"/>
        </w:rPr>
        <w:t xml:space="preserve"> tiến hành nghiên cứu và xây dựng một nền tảng có thể tích hợp nhiều IoT Platform khác nhau</w:t>
      </w:r>
      <w:r w:rsidR="00AC6CEA">
        <w:rPr>
          <w:rFonts w:ascii="Times New Roman" w:hAnsi="Times New Roman" w:cs="Times New Roman"/>
        </w:rPr>
        <w:t>.</w:t>
      </w:r>
    </w:p>
    <w:p w14:paraId="0DA889E3" w14:textId="77777777" w:rsidR="00C84797" w:rsidRDefault="00C84797" w:rsidP="00C84797">
      <w:pPr>
        <w:jc w:val="both"/>
        <w:rPr>
          <w:rFonts w:ascii="Times New Roman" w:hAnsi="Times New Roman" w:cs="Times New Roman"/>
          <w:b/>
        </w:rPr>
      </w:pPr>
      <w:r>
        <w:rPr>
          <w:rFonts w:ascii="Times New Roman" w:hAnsi="Times New Roman" w:cs="Times New Roman"/>
          <w:b/>
        </w:rPr>
        <w:t xml:space="preserve">Đồ </w:t>
      </w:r>
      <w:proofErr w:type="gramStart"/>
      <w:r>
        <w:rPr>
          <w:rFonts w:ascii="Times New Roman" w:hAnsi="Times New Roman" w:cs="Times New Roman"/>
          <w:b/>
        </w:rPr>
        <w:t>án</w:t>
      </w:r>
      <w:proofErr w:type="gramEnd"/>
      <w:r>
        <w:rPr>
          <w:rFonts w:ascii="Times New Roman" w:hAnsi="Times New Roman" w:cs="Times New Roman"/>
          <w:b/>
        </w:rPr>
        <w:t xml:space="preserve"> giải quyết các vấn đề:</w:t>
      </w:r>
    </w:p>
    <w:p w14:paraId="6BCD2710" w14:textId="77777777" w:rsidR="00C33A8D" w:rsidRDefault="00C33A8D" w:rsidP="00C33A8D">
      <w:pPr>
        <w:pStyle w:val="ListParagraph"/>
        <w:numPr>
          <w:ilvl w:val="0"/>
          <w:numId w:val="28"/>
        </w:numPr>
        <w:jc w:val="both"/>
        <w:rPr>
          <w:rFonts w:ascii="Times New Roman" w:hAnsi="Times New Roman" w:cs="Times New Roman"/>
        </w:rPr>
      </w:pPr>
      <w:r>
        <w:rPr>
          <w:rFonts w:ascii="Times New Roman" w:hAnsi="Times New Roman" w:cs="Times New Roman"/>
        </w:rPr>
        <w:t>Xây dựng một giao diện duy nhất để điều khiển các thiết bị do nhiều IoT Platform quản lý.</w:t>
      </w:r>
    </w:p>
    <w:p w14:paraId="3860766B" w14:textId="77777777" w:rsidR="00C33A8D" w:rsidRDefault="00C33A8D" w:rsidP="00C33A8D">
      <w:pPr>
        <w:pStyle w:val="ListParagraph"/>
        <w:numPr>
          <w:ilvl w:val="0"/>
          <w:numId w:val="28"/>
        </w:numPr>
        <w:jc w:val="both"/>
        <w:rPr>
          <w:rFonts w:ascii="Times New Roman" w:hAnsi="Times New Roman" w:cs="Times New Roman"/>
        </w:rPr>
      </w:pPr>
      <w:r>
        <w:rPr>
          <w:rFonts w:ascii="Times New Roman" w:hAnsi="Times New Roman" w:cs="Times New Roman"/>
        </w:rPr>
        <w:t xml:space="preserve">Cập nhật dữ liệu trạng của các thiết bị (ví dụ như cảm biến…) </w:t>
      </w:r>
      <w:proofErr w:type="gramStart"/>
      <w:r>
        <w:rPr>
          <w:rFonts w:ascii="Times New Roman" w:hAnsi="Times New Roman" w:cs="Times New Roman"/>
        </w:rPr>
        <w:t>theo</w:t>
      </w:r>
      <w:proofErr w:type="gramEnd"/>
      <w:r>
        <w:rPr>
          <w:rFonts w:ascii="Times New Roman" w:hAnsi="Times New Roman" w:cs="Times New Roman"/>
        </w:rPr>
        <w:t xml:space="preserve"> thời gian thực.</w:t>
      </w:r>
    </w:p>
    <w:p w14:paraId="67ABA609" w14:textId="77777777" w:rsidR="00C33A8D" w:rsidRDefault="00C33A8D" w:rsidP="00C33A8D">
      <w:pPr>
        <w:pStyle w:val="ListParagraph"/>
        <w:numPr>
          <w:ilvl w:val="0"/>
          <w:numId w:val="28"/>
        </w:numPr>
        <w:jc w:val="both"/>
        <w:rPr>
          <w:rFonts w:ascii="Times New Roman" w:hAnsi="Times New Roman" w:cs="Times New Roman"/>
        </w:rPr>
      </w:pPr>
      <w:r>
        <w:rPr>
          <w:rFonts w:ascii="Times New Roman" w:hAnsi="Times New Roman" w:cs="Times New Roman"/>
        </w:rPr>
        <w:t xml:space="preserve">Lưu trữ dữ liệu </w:t>
      </w:r>
      <w:proofErr w:type="gramStart"/>
      <w:r>
        <w:rPr>
          <w:rFonts w:ascii="Times New Roman" w:hAnsi="Times New Roman" w:cs="Times New Roman"/>
        </w:rPr>
        <w:t>thu</w:t>
      </w:r>
      <w:proofErr w:type="gramEnd"/>
      <w:r>
        <w:rPr>
          <w:rFonts w:ascii="Times New Roman" w:hAnsi="Times New Roman" w:cs="Times New Roman"/>
        </w:rPr>
        <w:t xml:space="preserve"> thập được từ các thiết bị.</w:t>
      </w:r>
    </w:p>
    <w:p w14:paraId="3F0D85D4" w14:textId="77777777" w:rsidR="00C33A8D" w:rsidRDefault="00C33A8D" w:rsidP="00C33A8D">
      <w:pPr>
        <w:pStyle w:val="ListParagraph"/>
        <w:numPr>
          <w:ilvl w:val="0"/>
          <w:numId w:val="28"/>
        </w:numPr>
        <w:jc w:val="both"/>
        <w:rPr>
          <w:rFonts w:ascii="Times New Roman" w:hAnsi="Times New Roman" w:cs="Times New Roman"/>
        </w:rPr>
      </w:pPr>
      <w:r>
        <w:rPr>
          <w:rFonts w:ascii="Times New Roman" w:hAnsi="Times New Roman" w:cs="Times New Roman"/>
        </w:rPr>
        <w:t>Cung cấp các công cụ để có thể viết ra các luật để điều khiển hệ thống tự động.</w:t>
      </w:r>
    </w:p>
    <w:p w14:paraId="04D3F8B3" w14:textId="77777777" w:rsidR="00C33A8D" w:rsidRDefault="00C33A8D" w:rsidP="00C33A8D">
      <w:pPr>
        <w:pStyle w:val="ListParagraph"/>
        <w:numPr>
          <w:ilvl w:val="0"/>
          <w:numId w:val="28"/>
        </w:numPr>
        <w:jc w:val="both"/>
        <w:rPr>
          <w:rFonts w:ascii="Times New Roman" w:hAnsi="Times New Roman" w:cs="Times New Roman"/>
        </w:rPr>
      </w:pPr>
      <w:r>
        <w:rPr>
          <w:rFonts w:ascii="Times New Roman" w:hAnsi="Times New Roman" w:cs="Times New Roman"/>
        </w:rPr>
        <w:t>Xây dựng một hệ thống có tính khả mở.</w:t>
      </w:r>
    </w:p>
    <w:p w14:paraId="4F153FC6" w14:textId="7D3C78A6" w:rsidR="00D53752" w:rsidRDefault="00C84797" w:rsidP="00C84797">
      <w:pPr>
        <w:jc w:val="both"/>
        <w:rPr>
          <w:rFonts w:ascii="Times New Roman" w:hAnsi="Times New Roman" w:cs="Times New Roman"/>
          <w:b/>
        </w:rPr>
      </w:pPr>
      <w:bookmarkStart w:id="1" w:name="_GoBack"/>
      <w:bookmarkEnd w:id="1"/>
      <w:r>
        <w:rPr>
          <w:rFonts w:ascii="Times New Roman" w:hAnsi="Times New Roman" w:cs="Times New Roman"/>
          <w:b/>
        </w:rPr>
        <w:t xml:space="preserve">Nội dung của đồ </w:t>
      </w:r>
      <w:proofErr w:type="gramStart"/>
      <w:r>
        <w:rPr>
          <w:rFonts w:ascii="Times New Roman" w:hAnsi="Times New Roman" w:cs="Times New Roman"/>
          <w:b/>
        </w:rPr>
        <w:t>án</w:t>
      </w:r>
      <w:proofErr w:type="gramEnd"/>
      <w:r>
        <w:rPr>
          <w:rFonts w:ascii="Times New Roman" w:hAnsi="Times New Roman" w:cs="Times New Roman"/>
          <w:b/>
        </w:rPr>
        <w:t xml:space="preserve"> tốt nghiệp gồ</w:t>
      </w:r>
      <w:r w:rsidR="00D53752">
        <w:rPr>
          <w:rFonts w:ascii="Times New Roman" w:hAnsi="Times New Roman" w:cs="Times New Roman"/>
          <w:b/>
        </w:rPr>
        <w:t>m 3</w:t>
      </w:r>
      <w:r>
        <w:rPr>
          <w:rFonts w:ascii="Times New Roman" w:hAnsi="Times New Roman" w:cs="Times New Roman"/>
          <w:b/>
        </w:rPr>
        <w:t xml:space="preserve"> chương.</w:t>
      </w:r>
    </w:p>
    <w:p w14:paraId="69936F92" w14:textId="77777777" w:rsidR="00313BD3" w:rsidRDefault="00313BD3" w:rsidP="00C84797">
      <w:pPr>
        <w:jc w:val="both"/>
        <w:rPr>
          <w:rFonts w:ascii="Times New Roman" w:hAnsi="Times New Roman" w:cs="Times New Roman"/>
        </w:rPr>
      </w:pPr>
    </w:p>
    <w:p w14:paraId="05836003" w14:textId="5BBA24B0" w:rsidR="00313BD3" w:rsidRDefault="00313BD3" w:rsidP="00313BD3">
      <w:pPr>
        <w:jc w:val="both"/>
        <w:rPr>
          <w:rFonts w:ascii="Times New Roman" w:hAnsi="Times New Roman" w:cs="Times New Roman"/>
        </w:rPr>
      </w:pPr>
      <w:r w:rsidRPr="00313BD3">
        <w:rPr>
          <w:rFonts w:ascii="Times New Roman" w:hAnsi="Times New Roman" w:cs="Times New Roman"/>
          <w:b/>
        </w:rPr>
        <w:t xml:space="preserve">Chương I, </w:t>
      </w:r>
      <w:r w:rsidR="00D53752" w:rsidRPr="00313BD3">
        <w:rPr>
          <w:rFonts w:ascii="Times New Roman" w:hAnsi="Times New Roman" w:cs="Times New Roman"/>
          <w:b/>
        </w:rPr>
        <w:t>Chương mở đầu</w:t>
      </w:r>
      <w:r w:rsidR="00D53752" w:rsidRPr="00313BD3">
        <w:rPr>
          <w:rFonts w:ascii="Times New Roman" w:hAnsi="Times New Roman" w:cs="Times New Roman"/>
        </w:rPr>
        <w:t>: Trình bày các vấn đề gặp phải, cách giải quyết vấn đề và mục đích của đề tài</w:t>
      </w:r>
    </w:p>
    <w:p w14:paraId="19E572E4" w14:textId="56EC7F51" w:rsidR="00D53752" w:rsidRPr="00313BD3" w:rsidRDefault="00313BD3" w:rsidP="00313BD3">
      <w:pPr>
        <w:jc w:val="both"/>
        <w:rPr>
          <w:rFonts w:ascii="Times New Roman" w:hAnsi="Times New Roman" w:cs="Times New Roman"/>
        </w:rPr>
      </w:pPr>
      <w:r w:rsidRPr="00313BD3">
        <w:rPr>
          <w:rFonts w:ascii="Times New Roman" w:hAnsi="Times New Roman" w:cs="Times New Roman"/>
          <w:b/>
        </w:rPr>
        <w:t xml:space="preserve">Chương II, </w:t>
      </w:r>
      <w:r w:rsidR="00565D8E" w:rsidRPr="00313BD3">
        <w:rPr>
          <w:rFonts w:ascii="Times New Roman" w:hAnsi="Times New Roman" w:cs="Times New Roman"/>
          <w:b/>
        </w:rPr>
        <w:t>Các kết quả đạt được</w:t>
      </w:r>
      <w:r w:rsidR="00565D8E" w:rsidRPr="00313BD3">
        <w:rPr>
          <w:rFonts w:ascii="Times New Roman" w:hAnsi="Times New Roman" w:cs="Times New Roman"/>
        </w:rPr>
        <w:t>:</w:t>
      </w:r>
    </w:p>
    <w:p w14:paraId="54021058" w14:textId="11368D37" w:rsidR="00565D8E" w:rsidRPr="00135571" w:rsidRDefault="00565D8E" w:rsidP="00135571">
      <w:pPr>
        <w:pStyle w:val="ListParagraph"/>
        <w:numPr>
          <w:ilvl w:val="1"/>
          <w:numId w:val="32"/>
        </w:numPr>
        <w:jc w:val="both"/>
        <w:rPr>
          <w:rFonts w:ascii="Times New Roman" w:hAnsi="Times New Roman" w:cs="Times New Roman"/>
        </w:rPr>
      </w:pPr>
      <w:r w:rsidRPr="00135571">
        <w:rPr>
          <w:rFonts w:ascii="Times New Roman" w:hAnsi="Times New Roman" w:cs="Times New Roman"/>
        </w:rPr>
        <w:t>Trình bày về thiết kế và kiến trúc của hệ thống</w:t>
      </w:r>
    </w:p>
    <w:p w14:paraId="39F158C5" w14:textId="4B720515" w:rsidR="00565D8E" w:rsidRDefault="00565D8E" w:rsidP="00565D8E">
      <w:pPr>
        <w:pStyle w:val="ListParagraph"/>
        <w:numPr>
          <w:ilvl w:val="1"/>
          <w:numId w:val="32"/>
        </w:numPr>
        <w:jc w:val="both"/>
        <w:rPr>
          <w:rFonts w:ascii="Times New Roman" w:hAnsi="Times New Roman" w:cs="Times New Roman"/>
        </w:rPr>
      </w:pPr>
      <w:r>
        <w:rPr>
          <w:rFonts w:ascii="Times New Roman" w:hAnsi="Times New Roman" w:cs="Times New Roman"/>
        </w:rPr>
        <w:t>Cung cấp mô tả đầy đủ về tất cả các chức năng chính cũng như giới hạn của hệ thống</w:t>
      </w:r>
    </w:p>
    <w:p w14:paraId="5D4F6F69" w14:textId="7039CCB8" w:rsidR="00565D8E" w:rsidRDefault="00565D8E" w:rsidP="00565D8E">
      <w:pPr>
        <w:pStyle w:val="ListParagraph"/>
        <w:numPr>
          <w:ilvl w:val="1"/>
          <w:numId w:val="32"/>
        </w:numPr>
        <w:jc w:val="both"/>
        <w:rPr>
          <w:rFonts w:ascii="Times New Roman" w:hAnsi="Times New Roman" w:cs="Times New Roman"/>
        </w:rPr>
      </w:pPr>
      <w:r>
        <w:rPr>
          <w:rFonts w:ascii="Times New Roman" w:hAnsi="Times New Roman" w:cs="Times New Roman"/>
        </w:rPr>
        <w:t>Trình bày kết quả kiểm thử của hệ thống</w:t>
      </w:r>
    </w:p>
    <w:p w14:paraId="77A9F472" w14:textId="11AE5F87" w:rsidR="00EB01F2" w:rsidRPr="00313BD3" w:rsidRDefault="00313BD3" w:rsidP="00313BD3">
      <w:pPr>
        <w:jc w:val="both"/>
        <w:rPr>
          <w:rFonts w:ascii="Times New Roman" w:hAnsi="Times New Roman" w:cs="Times New Roman"/>
        </w:rPr>
      </w:pPr>
      <w:r w:rsidRPr="00313BD3">
        <w:rPr>
          <w:rFonts w:ascii="Times New Roman" w:hAnsi="Times New Roman" w:cs="Times New Roman"/>
          <w:b/>
        </w:rPr>
        <w:t xml:space="preserve">Chương III, </w:t>
      </w:r>
      <w:r w:rsidR="00EB01F2" w:rsidRPr="00313BD3">
        <w:rPr>
          <w:rFonts w:ascii="Times New Roman" w:hAnsi="Times New Roman" w:cs="Times New Roman"/>
          <w:b/>
        </w:rPr>
        <w:t>Kết luận và hướng phát triển</w:t>
      </w:r>
      <w:r w:rsidR="00EB01F2" w:rsidRPr="00313BD3">
        <w:rPr>
          <w:rFonts w:ascii="Times New Roman" w:hAnsi="Times New Roman" w:cs="Times New Roman"/>
        </w:rPr>
        <w:t>: Tổng kết các kết quả đạt được, trình bày hướng phát triển cho tương lai.</w:t>
      </w:r>
    </w:p>
    <w:p w14:paraId="460F29D0" w14:textId="1E19087C" w:rsidR="00D5404A" w:rsidRDefault="00D5404A">
      <w:pPr>
        <w:rPr>
          <w:rFonts w:ascii="Times New Roman" w:hAnsi="Times New Roman" w:cs="Times New Roman"/>
          <w:sz w:val="26"/>
          <w:szCs w:val="26"/>
        </w:rPr>
      </w:pPr>
      <w:r>
        <w:br w:type="page"/>
      </w:r>
    </w:p>
    <w:p w14:paraId="416733E5" w14:textId="77777777" w:rsidR="001958C7" w:rsidRPr="001958C7" w:rsidRDefault="001958C7" w:rsidP="001958C7">
      <w:pPr>
        <w:pStyle w:val="Style1"/>
      </w:pPr>
    </w:p>
    <w:p w14:paraId="0523A867" w14:textId="0F5F66F7" w:rsidR="00085806" w:rsidRDefault="0093583E" w:rsidP="0093583E">
      <w:pPr>
        <w:pStyle w:val="Heading1"/>
        <w:jc w:val="center"/>
      </w:pPr>
      <w:bookmarkStart w:id="2" w:name="_Toc470201039"/>
      <w:r>
        <w:t>LỜI CẢM ƠN</w:t>
      </w:r>
      <w:bookmarkEnd w:id="2"/>
    </w:p>
    <w:p w14:paraId="505B6E84" w14:textId="77777777" w:rsidR="0093583E" w:rsidRDefault="0093583E" w:rsidP="0093583E"/>
    <w:p w14:paraId="5EABAA13" w14:textId="77777777" w:rsidR="0093583E" w:rsidRDefault="0093583E" w:rsidP="0093583E"/>
    <w:p w14:paraId="7AA878DC" w14:textId="77777777" w:rsidR="0093583E" w:rsidRPr="0093583E" w:rsidRDefault="0093583E" w:rsidP="0093583E"/>
    <w:p w14:paraId="7C916C55" w14:textId="77777777" w:rsidR="0093583E" w:rsidRPr="00430C79" w:rsidRDefault="00085806" w:rsidP="0093583E">
      <w:pPr>
        <w:pStyle w:val="Style1"/>
        <w:jc w:val="both"/>
        <w:rPr>
          <w:i/>
          <w:sz w:val="28"/>
          <w:szCs w:val="28"/>
        </w:rPr>
      </w:pPr>
      <w:r w:rsidRPr="00430C79">
        <w:rPr>
          <w:i/>
          <w:sz w:val="28"/>
          <w:szCs w:val="28"/>
        </w:rPr>
        <w:t>Trên thực tế không có sự thành công nào mà không gắn liền với những sự hỗ trợ, giúp đỡ dù ít hay nhiều, dù trực tiếp hay gián tiếp của người khác. Trong suốt thời gian từ khi bắt đầu học tập ở giảng đường đại học đến nay, tôi đã nhận được rất nhiều sự quan tâm, giúp đỡ của quý Thầy Cô, gia đình và bạn bè.</w:t>
      </w:r>
      <w:r w:rsidR="0093583E" w:rsidRPr="00430C79">
        <w:rPr>
          <w:i/>
          <w:sz w:val="28"/>
          <w:szCs w:val="28"/>
        </w:rPr>
        <w:t xml:space="preserve"> </w:t>
      </w:r>
    </w:p>
    <w:p w14:paraId="7FBAC701" w14:textId="77777777" w:rsidR="0093583E" w:rsidRPr="00430C79" w:rsidRDefault="0093583E" w:rsidP="0093583E">
      <w:pPr>
        <w:pStyle w:val="Style1"/>
        <w:jc w:val="both"/>
        <w:rPr>
          <w:i/>
          <w:sz w:val="28"/>
          <w:szCs w:val="28"/>
        </w:rPr>
      </w:pPr>
    </w:p>
    <w:p w14:paraId="33638AAD" w14:textId="71F5EDD7" w:rsidR="00085806" w:rsidRPr="00430C79" w:rsidRDefault="0093583E" w:rsidP="0093583E">
      <w:pPr>
        <w:pStyle w:val="Style1"/>
        <w:jc w:val="both"/>
        <w:rPr>
          <w:i/>
          <w:sz w:val="28"/>
          <w:szCs w:val="28"/>
        </w:rPr>
      </w:pPr>
      <w:r w:rsidRPr="00430C79">
        <w:rPr>
          <w:i/>
          <w:sz w:val="28"/>
          <w:szCs w:val="28"/>
        </w:rPr>
        <w:t>V</w:t>
      </w:r>
      <w:r w:rsidR="00085806" w:rsidRPr="00430C79">
        <w:rPr>
          <w:i/>
          <w:sz w:val="28"/>
          <w:szCs w:val="28"/>
        </w:rPr>
        <w:t xml:space="preserve">ới lòng biết ơn sâu sắc nhất, tôi xin gửi lời cảm ơn đến quý Thầy cô ở Viện công nghệ thông tin và truyền thông – Trường Đại học Bách Khoa Hà Nội đã cùng với tri thức và tâm huyết của mình để truyền đạt vốn kiến thức quý báu cho tôi để tôi có thể kết thúc chặng đường 5 năm học tập tại trường. </w:t>
      </w:r>
    </w:p>
    <w:p w14:paraId="3B716EF2" w14:textId="77777777" w:rsidR="0093583E" w:rsidRPr="00430C79" w:rsidRDefault="0093583E" w:rsidP="0093583E">
      <w:pPr>
        <w:pStyle w:val="Style1"/>
        <w:jc w:val="both"/>
        <w:rPr>
          <w:i/>
          <w:sz w:val="28"/>
          <w:szCs w:val="28"/>
        </w:rPr>
      </w:pPr>
    </w:p>
    <w:p w14:paraId="02B23FC7" w14:textId="2530DF11" w:rsidR="0093583E" w:rsidRPr="00430C79" w:rsidRDefault="0093583E" w:rsidP="0093583E">
      <w:pPr>
        <w:pStyle w:val="Style1"/>
        <w:jc w:val="both"/>
        <w:rPr>
          <w:i/>
          <w:sz w:val="28"/>
          <w:szCs w:val="28"/>
        </w:rPr>
      </w:pPr>
      <w:proofErr w:type="gramStart"/>
      <w:r w:rsidRPr="00430C79">
        <w:rPr>
          <w:i/>
          <w:sz w:val="28"/>
          <w:szCs w:val="28"/>
        </w:rPr>
        <w:t>Tôi xin cảm ơn TS.</w:t>
      </w:r>
      <w:proofErr w:type="gramEnd"/>
      <w:r w:rsidRPr="00430C79">
        <w:rPr>
          <w:i/>
          <w:sz w:val="28"/>
          <w:szCs w:val="28"/>
        </w:rPr>
        <w:t xml:space="preserve"> Nguyễn Bình Minh đã hướng dẫn tận tình, </w:t>
      </w:r>
      <w:proofErr w:type="gramStart"/>
      <w:r w:rsidRPr="00430C79">
        <w:rPr>
          <w:i/>
          <w:sz w:val="28"/>
          <w:szCs w:val="28"/>
        </w:rPr>
        <w:t>theo</w:t>
      </w:r>
      <w:proofErr w:type="gramEnd"/>
      <w:r w:rsidRPr="00430C79">
        <w:rPr>
          <w:i/>
          <w:sz w:val="28"/>
          <w:szCs w:val="28"/>
        </w:rPr>
        <w:t xml:space="preserve"> sát quá trình thực hiện đồ án tốt nghiệp. </w:t>
      </w:r>
      <w:proofErr w:type="gramStart"/>
      <w:r w:rsidRPr="00430C79">
        <w:rPr>
          <w:i/>
          <w:sz w:val="28"/>
          <w:szCs w:val="28"/>
        </w:rPr>
        <w:t>Những kinh nghiệm, kĩ năng, tác phong nghiên cứu khoa học của thầy sẽ giúp ích cho tôi rất nhiều trong công việc cũng như trong cuộc sống.</w:t>
      </w:r>
      <w:proofErr w:type="gramEnd"/>
    </w:p>
    <w:p w14:paraId="09B9FDE1" w14:textId="77777777" w:rsidR="0093583E" w:rsidRPr="00430C79" w:rsidRDefault="0093583E" w:rsidP="0093583E">
      <w:pPr>
        <w:pStyle w:val="Style1"/>
        <w:jc w:val="both"/>
        <w:rPr>
          <w:i/>
          <w:sz w:val="28"/>
          <w:szCs w:val="28"/>
        </w:rPr>
      </w:pPr>
    </w:p>
    <w:p w14:paraId="7254403A" w14:textId="3F70042E" w:rsidR="0093583E" w:rsidRPr="00430C79" w:rsidRDefault="0093583E" w:rsidP="0093583E">
      <w:pPr>
        <w:pStyle w:val="Style1"/>
        <w:jc w:val="both"/>
        <w:rPr>
          <w:i/>
          <w:sz w:val="28"/>
          <w:szCs w:val="28"/>
        </w:rPr>
      </w:pPr>
      <w:r w:rsidRPr="00430C79">
        <w:rPr>
          <w:i/>
          <w:sz w:val="28"/>
          <w:szCs w:val="28"/>
        </w:rPr>
        <w:t>Tôi xin cảm ơn các anh chị cán bộ viện ICSE đã tạo điều kiện thuật lợi để tôi nghiên cứu và hoàn thành đồ án.</w:t>
      </w:r>
    </w:p>
    <w:p w14:paraId="3F4D4A8C" w14:textId="77777777" w:rsidR="0093583E" w:rsidRPr="00430C79" w:rsidRDefault="0093583E" w:rsidP="0093583E">
      <w:pPr>
        <w:pStyle w:val="Style1"/>
        <w:jc w:val="both"/>
        <w:rPr>
          <w:i/>
          <w:sz w:val="28"/>
          <w:szCs w:val="28"/>
        </w:rPr>
      </w:pPr>
    </w:p>
    <w:p w14:paraId="7FC750C6" w14:textId="4E1C98C0" w:rsidR="0093583E" w:rsidRPr="00430C79" w:rsidRDefault="0093583E" w:rsidP="0093583E">
      <w:pPr>
        <w:pStyle w:val="Style1"/>
        <w:jc w:val="both"/>
        <w:rPr>
          <w:i/>
          <w:sz w:val="28"/>
          <w:szCs w:val="28"/>
        </w:rPr>
      </w:pPr>
      <w:proofErr w:type="gramStart"/>
      <w:r w:rsidRPr="00430C79">
        <w:rPr>
          <w:i/>
          <w:sz w:val="28"/>
          <w:szCs w:val="28"/>
        </w:rPr>
        <w:t>Tôi xin cả</w:t>
      </w:r>
      <w:r w:rsidR="00430C79" w:rsidRPr="00430C79">
        <w:rPr>
          <w:i/>
          <w:sz w:val="28"/>
          <w:szCs w:val="28"/>
        </w:rPr>
        <w:t xml:space="preserve">m ơn </w:t>
      </w:r>
      <w:r w:rsidRPr="00430C79">
        <w:rPr>
          <w:i/>
          <w:sz w:val="28"/>
          <w:szCs w:val="28"/>
        </w:rPr>
        <w:t xml:space="preserve">bạn </w:t>
      </w:r>
      <w:r w:rsidR="00430C79" w:rsidRPr="00430C79">
        <w:rPr>
          <w:i/>
          <w:sz w:val="28"/>
          <w:szCs w:val="28"/>
        </w:rPr>
        <w:t xml:space="preserve">Phan Công Huân </w:t>
      </w:r>
      <w:r w:rsidRPr="00430C79">
        <w:rPr>
          <w:i/>
          <w:sz w:val="28"/>
          <w:szCs w:val="28"/>
        </w:rPr>
        <w:t>cùng</w:t>
      </w:r>
      <w:r w:rsidR="00430C79" w:rsidRPr="00430C79">
        <w:rPr>
          <w:i/>
          <w:sz w:val="28"/>
          <w:szCs w:val="28"/>
        </w:rPr>
        <w:t xml:space="preserve"> các bạn khóa K57 đang</w:t>
      </w:r>
      <w:r w:rsidRPr="00430C79">
        <w:rPr>
          <w:i/>
          <w:sz w:val="28"/>
          <w:szCs w:val="28"/>
        </w:rPr>
        <w:t xml:space="preserve"> thực tập tại viện </w:t>
      </w:r>
      <w:r w:rsidR="00430C79" w:rsidRPr="00430C79">
        <w:rPr>
          <w:i/>
          <w:sz w:val="28"/>
          <w:szCs w:val="28"/>
        </w:rPr>
        <w:t xml:space="preserve">ICSE </w:t>
      </w:r>
      <w:r w:rsidRPr="00430C79">
        <w:rPr>
          <w:i/>
          <w:sz w:val="28"/>
          <w:szCs w:val="28"/>
        </w:rPr>
        <w:t>đã giúp đỡ, trao đổi kiến thức để tôi có thể hoàn thành đồ án.</w:t>
      </w:r>
      <w:proofErr w:type="gramEnd"/>
    </w:p>
    <w:p w14:paraId="1331C457" w14:textId="77777777" w:rsidR="0093583E" w:rsidRPr="00430C79" w:rsidRDefault="0093583E" w:rsidP="0093583E">
      <w:pPr>
        <w:pStyle w:val="Style1"/>
        <w:jc w:val="both"/>
        <w:rPr>
          <w:i/>
          <w:sz w:val="28"/>
          <w:szCs w:val="28"/>
        </w:rPr>
      </w:pPr>
    </w:p>
    <w:p w14:paraId="0C22A18F" w14:textId="6B781DB1" w:rsidR="0093583E" w:rsidRPr="00430C79" w:rsidRDefault="0093583E" w:rsidP="0093583E">
      <w:pPr>
        <w:pStyle w:val="Style1"/>
        <w:jc w:val="both"/>
        <w:rPr>
          <w:i/>
          <w:sz w:val="28"/>
          <w:szCs w:val="28"/>
        </w:rPr>
      </w:pPr>
      <w:r w:rsidRPr="00430C79">
        <w:rPr>
          <w:i/>
          <w:sz w:val="28"/>
          <w:szCs w:val="28"/>
        </w:rPr>
        <w:t xml:space="preserve">Và cuối cùng, con xin gửi lời cảm ơn đế bố mẹ, anh chị những người luôn đi bên cạnh động viên, truyền cho con động lực để con có thể hoàn thành đồ </w:t>
      </w:r>
      <w:proofErr w:type="gramStart"/>
      <w:r w:rsidRPr="00430C79">
        <w:rPr>
          <w:i/>
          <w:sz w:val="28"/>
          <w:szCs w:val="28"/>
        </w:rPr>
        <w:t>án</w:t>
      </w:r>
      <w:proofErr w:type="gramEnd"/>
      <w:r w:rsidRPr="00430C79">
        <w:rPr>
          <w:i/>
          <w:sz w:val="28"/>
          <w:szCs w:val="28"/>
        </w:rPr>
        <w:t xml:space="preserve"> tốt nghiệp này.</w:t>
      </w:r>
    </w:p>
    <w:p w14:paraId="7745EB29" w14:textId="77777777" w:rsidR="0093583E" w:rsidRPr="00430C79" w:rsidRDefault="0093583E" w:rsidP="0093583E">
      <w:pPr>
        <w:pStyle w:val="Style1"/>
        <w:jc w:val="both"/>
        <w:rPr>
          <w:i/>
          <w:sz w:val="28"/>
          <w:szCs w:val="28"/>
        </w:rPr>
      </w:pPr>
    </w:p>
    <w:p w14:paraId="2C318795" w14:textId="77777777" w:rsidR="0093583E" w:rsidRPr="00430C79" w:rsidRDefault="0093583E" w:rsidP="0093583E">
      <w:pPr>
        <w:pStyle w:val="Style1"/>
        <w:ind w:left="4963"/>
        <w:rPr>
          <w:sz w:val="28"/>
          <w:szCs w:val="28"/>
        </w:rPr>
      </w:pPr>
    </w:p>
    <w:p w14:paraId="4CAB8E44" w14:textId="49A91CFB" w:rsidR="0093583E" w:rsidRPr="00430C79" w:rsidRDefault="007440BB" w:rsidP="00CD1895">
      <w:pPr>
        <w:pStyle w:val="Style1"/>
        <w:ind w:left="3545" w:firstLine="709"/>
        <w:rPr>
          <w:i/>
          <w:sz w:val="28"/>
          <w:szCs w:val="28"/>
        </w:rPr>
      </w:pPr>
      <w:r>
        <w:rPr>
          <w:i/>
          <w:sz w:val="28"/>
          <w:szCs w:val="28"/>
        </w:rPr>
        <w:t xml:space="preserve">  </w:t>
      </w:r>
      <w:r w:rsidR="00305C18">
        <w:rPr>
          <w:i/>
          <w:sz w:val="28"/>
          <w:szCs w:val="28"/>
        </w:rPr>
        <w:t xml:space="preserve">    </w:t>
      </w:r>
      <w:r w:rsidR="0093583E" w:rsidRPr="002C701F">
        <w:rPr>
          <w:i/>
          <w:sz w:val="28"/>
          <w:szCs w:val="28"/>
        </w:rPr>
        <w:t>Hà Nộ</w:t>
      </w:r>
      <w:r>
        <w:rPr>
          <w:i/>
          <w:sz w:val="28"/>
          <w:szCs w:val="28"/>
        </w:rPr>
        <w:t>i, ngày 23</w:t>
      </w:r>
      <w:r w:rsidR="0093583E" w:rsidRPr="002C701F">
        <w:rPr>
          <w:i/>
          <w:sz w:val="28"/>
          <w:szCs w:val="28"/>
        </w:rPr>
        <w:t xml:space="preserve"> tháng 12 năm</w:t>
      </w:r>
      <w:r w:rsidR="0093583E" w:rsidRPr="00430C79">
        <w:rPr>
          <w:i/>
          <w:sz w:val="28"/>
          <w:szCs w:val="28"/>
        </w:rPr>
        <w:t xml:space="preserve"> 2016</w:t>
      </w:r>
    </w:p>
    <w:p w14:paraId="5ABD5F19" w14:textId="13565533" w:rsidR="0093583E" w:rsidRPr="00430C79" w:rsidRDefault="0093583E" w:rsidP="0093583E">
      <w:pPr>
        <w:pStyle w:val="Style1"/>
        <w:ind w:left="4963"/>
        <w:rPr>
          <w:sz w:val="28"/>
          <w:szCs w:val="28"/>
        </w:rPr>
      </w:pPr>
      <w:r w:rsidRPr="00430C79">
        <w:rPr>
          <w:sz w:val="28"/>
          <w:szCs w:val="28"/>
        </w:rPr>
        <w:tab/>
      </w:r>
      <w:r w:rsidR="002C701F">
        <w:rPr>
          <w:sz w:val="28"/>
          <w:szCs w:val="28"/>
        </w:rPr>
        <w:t xml:space="preserve">  </w:t>
      </w:r>
      <w:r w:rsidRPr="00430C79">
        <w:rPr>
          <w:sz w:val="28"/>
          <w:szCs w:val="28"/>
        </w:rPr>
        <w:t>Bùi Ngọc Luân</w:t>
      </w:r>
    </w:p>
    <w:p w14:paraId="13514316" w14:textId="0E1CBE3C" w:rsidR="0093583E" w:rsidRPr="00430C79" w:rsidRDefault="0093583E" w:rsidP="0093583E">
      <w:pPr>
        <w:pStyle w:val="Style1"/>
        <w:ind w:left="4963"/>
        <w:rPr>
          <w:sz w:val="28"/>
          <w:szCs w:val="28"/>
        </w:rPr>
      </w:pPr>
      <w:r w:rsidRPr="00430C79">
        <w:rPr>
          <w:sz w:val="28"/>
          <w:szCs w:val="28"/>
        </w:rPr>
        <w:t xml:space="preserve">    Lớp CNTT-TT 2.03 K57</w:t>
      </w:r>
    </w:p>
    <w:p w14:paraId="2DCDE997" w14:textId="4F87217E" w:rsidR="0093583E" w:rsidRPr="00430C79" w:rsidRDefault="0093583E" w:rsidP="0093583E">
      <w:pPr>
        <w:pStyle w:val="Style1"/>
        <w:ind w:left="4963"/>
        <w:rPr>
          <w:sz w:val="28"/>
          <w:szCs w:val="28"/>
        </w:rPr>
      </w:pPr>
      <w:r w:rsidRPr="00430C79">
        <w:rPr>
          <w:sz w:val="28"/>
          <w:szCs w:val="28"/>
        </w:rPr>
        <w:t>Viện CNTT-TT, Đại học BKHN</w:t>
      </w:r>
    </w:p>
    <w:p w14:paraId="04B0A0BA" w14:textId="77777777" w:rsidR="0093583E" w:rsidRPr="00430C79" w:rsidRDefault="0093583E" w:rsidP="00085806">
      <w:pPr>
        <w:pStyle w:val="Style1"/>
        <w:rPr>
          <w:sz w:val="28"/>
          <w:szCs w:val="28"/>
        </w:rPr>
      </w:pPr>
    </w:p>
    <w:p w14:paraId="40D2321D" w14:textId="032B3C1E" w:rsidR="0093583E" w:rsidRPr="00430C79" w:rsidRDefault="0093583E">
      <w:pPr>
        <w:rPr>
          <w:rFonts w:ascii="Times New Roman" w:hAnsi="Times New Roman" w:cs="Times New Roman"/>
          <w:sz w:val="28"/>
          <w:szCs w:val="28"/>
        </w:rPr>
      </w:pPr>
      <w:r w:rsidRPr="00430C79">
        <w:rPr>
          <w:sz w:val="28"/>
          <w:szCs w:val="28"/>
        </w:rPr>
        <w:br w:type="page"/>
      </w:r>
    </w:p>
    <w:p w14:paraId="2CAE0E56" w14:textId="77777777" w:rsidR="0093583E" w:rsidRDefault="0093583E" w:rsidP="00085806">
      <w:pPr>
        <w:pStyle w:val="Style1"/>
      </w:pPr>
    </w:p>
    <w:p w14:paraId="0227292E" w14:textId="77777777" w:rsidR="00085806" w:rsidRPr="003A17BD" w:rsidRDefault="00085806" w:rsidP="00453FE5">
      <w:pPr>
        <w:rPr>
          <w:rFonts w:ascii="Times New Roman" w:hAnsi="Times New Roman" w:cs="Times New Roman"/>
          <w:sz w:val="26"/>
          <w:szCs w:val="26"/>
        </w:rPr>
      </w:pPr>
    </w:p>
    <w:sdt>
      <w:sdtPr>
        <w:rPr>
          <w:rFonts w:ascii="Liberation Serif" w:eastAsia="Noto Sans CJK SC Regular" w:hAnsi="Liberation Serif" w:cs="FreeSans"/>
          <w:b w:val="0"/>
          <w:bCs w:val="0"/>
          <w:color w:val="00000A"/>
          <w:sz w:val="24"/>
          <w:szCs w:val="24"/>
          <w:lang w:eastAsia="zh-CN" w:bidi="hi-IN"/>
        </w:rPr>
        <w:id w:val="-301930825"/>
        <w:docPartObj>
          <w:docPartGallery w:val="Table of Contents"/>
          <w:docPartUnique/>
        </w:docPartObj>
      </w:sdtPr>
      <w:sdtEndPr>
        <w:rPr>
          <w:noProof/>
        </w:rPr>
      </w:sdtEndPr>
      <w:sdtContent>
        <w:p w14:paraId="69E7DE97" w14:textId="77777777" w:rsidR="003A17BD" w:rsidRDefault="00775F43" w:rsidP="005C664D">
          <w:pPr>
            <w:pStyle w:val="TOCHeading"/>
            <w:jc w:val="both"/>
          </w:pPr>
          <w:r>
            <w:t>Mục Lục</w:t>
          </w:r>
        </w:p>
        <w:p w14:paraId="7271F541" w14:textId="77777777" w:rsidR="00DF4961" w:rsidRDefault="003A17BD">
          <w:pPr>
            <w:pStyle w:val="TOC1"/>
            <w:tabs>
              <w:tab w:val="right" w:leader="dot" w:pos="8777"/>
            </w:tabs>
            <w:rPr>
              <w:rFonts w:asciiTheme="minorHAnsi" w:eastAsiaTheme="minorEastAsia" w:hAnsiTheme="minorHAnsi" w:cstheme="minorBidi"/>
              <w:noProof/>
              <w:color w:val="auto"/>
              <w:sz w:val="22"/>
              <w:szCs w:val="22"/>
              <w:lang w:eastAsia="en-US" w:bidi="ar-SA"/>
            </w:rPr>
          </w:pPr>
          <w:r>
            <w:fldChar w:fldCharType="begin"/>
          </w:r>
          <w:r>
            <w:instrText xml:space="preserve"> TOC \o "1-3" \h \z \u </w:instrText>
          </w:r>
          <w:r>
            <w:fldChar w:fldCharType="separate"/>
          </w:r>
          <w:hyperlink w:anchor="_Toc470201038" w:history="1">
            <w:r w:rsidR="00DF4961" w:rsidRPr="00A34611">
              <w:rPr>
                <w:rStyle w:val="Hyperlink"/>
                <w:noProof/>
              </w:rPr>
              <w:t>TÓM TẮT NỘI DUNG ĐỒ ÁN TỐT NGHIỆP</w:t>
            </w:r>
            <w:r w:rsidR="00DF4961">
              <w:rPr>
                <w:noProof/>
                <w:webHidden/>
              </w:rPr>
              <w:tab/>
            </w:r>
            <w:r w:rsidR="00DF4961">
              <w:rPr>
                <w:noProof/>
                <w:webHidden/>
              </w:rPr>
              <w:fldChar w:fldCharType="begin"/>
            </w:r>
            <w:r w:rsidR="00DF4961">
              <w:rPr>
                <w:noProof/>
                <w:webHidden/>
              </w:rPr>
              <w:instrText xml:space="preserve"> PAGEREF _Toc470201038 \h </w:instrText>
            </w:r>
            <w:r w:rsidR="00DF4961">
              <w:rPr>
                <w:noProof/>
                <w:webHidden/>
              </w:rPr>
            </w:r>
            <w:r w:rsidR="00DF4961">
              <w:rPr>
                <w:noProof/>
                <w:webHidden/>
              </w:rPr>
              <w:fldChar w:fldCharType="separate"/>
            </w:r>
            <w:r w:rsidR="00DF4961">
              <w:rPr>
                <w:noProof/>
                <w:webHidden/>
              </w:rPr>
              <w:t>3</w:t>
            </w:r>
            <w:r w:rsidR="00DF4961">
              <w:rPr>
                <w:noProof/>
                <w:webHidden/>
              </w:rPr>
              <w:fldChar w:fldCharType="end"/>
            </w:r>
          </w:hyperlink>
        </w:p>
        <w:p w14:paraId="18DAAD6F" w14:textId="77777777" w:rsidR="00DF4961" w:rsidRDefault="00DF4961">
          <w:pPr>
            <w:pStyle w:val="TOC1"/>
            <w:tabs>
              <w:tab w:val="right" w:leader="dot" w:pos="8777"/>
            </w:tabs>
            <w:rPr>
              <w:rFonts w:asciiTheme="minorHAnsi" w:eastAsiaTheme="minorEastAsia" w:hAnsiTheme="minorHAnsi" w:cstheme="minorBidi"/>
              <w:noProof/>
              <w:color w:val="auto"/>
              <w:sz w:val="22"/>
              <w:szCs w:val="22"/>
              <w:lang w:eastAsia="en-US" w:bidi="ar-SA"/>
            </w:rPr>
          </w:pPr>
          <w:hyperlink w:anchor="_Toc470201039" w:history="1">
            <w:r w:rsidRPr="00A34611">
              <w:rPr>
                <w:rStyle w:val="Hyperlink"/>
                <w:noProof/>
              </w:rPr>
              <w:t>LỜI CẢM ƠN</w:t>
            </w:r>
            <w:r>
              <w:rPr>
                <w:noProof/>
                <w:webHidden/>
              </w:rPr>
              <w:tab/>
            </w:r>
            <w:r>
              <w:rPr>
                <w:noProof/>
                <w:webHidden/>
              </w:rPr>
              <w:fldChar w:fldCharType="begin"/>
            </w:r>
            <w:r>
              <w:rPr>
                <w:noProof/>
                <w:webHidden/>
              </w:rPr>
              <w:instrText xml:space="preserve"> PAGEREF _Toc470201039 \h </w:instrText>
            </w:r>
            <w:r>
              <w:rPr>
                <w:noProof/>
                <w:webHidden/>
              </w:rPr>
            </w:r>
            <w:r>
              <w:rPr>
                <w:noProof/>
                <w:webHidden/>
              </w:rPr>
              <w:fldChar w:fldCharType="separate"/>
            </w:r>
            <w:r>
              <w:rPr>
                <w:noProof/>
                <w:webHidden/>
              </w:rPr>
              <w:t>4</w:t>
            </w:r>
            <w:r>
              <w:rPr>
                <w:noProof/>
                <w:webHidden/>
              </w:rPr>
              <w:fldChar w:fldCharType="end"/>
            </w:r>
          </w:hyperlink>
        </w:p>
        <w:p w14:paraId="183C47AE" w14:textId="77777777" w:rsidR="00DF4961" w:rsidRDefault="00DF4961">
          <w:pPr>
            <w:pStyle w:val="TOC1"/>
            <w:tabs>
              <w:tab w:val="right" w:leader="dot" w:pos="8777"/>
            </w:tabs>
            <w:rPr>
              <w:rFonts w:asciiTheme="minorHAnsi" w:eastAsiaTheme="minorEastAsia" w:hAnsiTheme="minorHAnsi" w:cstheme="minorBidi"/>
              <w:noProof/>
              <w:color w:val="auto"/>
              <w:sz w:val="22"/>
              <w:szCs w:val="22"/>
              <w:lang w:eastAsia="en-US" w:bidi="ar-SA"/>
            </w:rPr>
          </w:pPr>
          <w:hyperlink w:anchor="_Toc470201040" w:history="1">
            <w:r w:rsidRPr="00A34611">
              <w:rPr>
                <w:rStyle w:val="Hyperlink"/>
                <w:noProof/>
              </w:rPr>
              <w:t>Danh mục ảnh</w:t>
            </w:r>
            <w:r>
              <w:rPr>
                <w:noProof/>
                <w:webHidden/>
              </w:rPr>
              <w:tab/>
            </w:r>
            <w:r>
              <w:rPr>
                <w:noProof/>
                <w:webHidden/>
              </w:rPr>
              <w:fldChar w:fldCharType="begin"/>
            </w:r>
            <w:r>
              <w:rPr>
                <w:noProof/>
                <w:webHidden/>
              </w:rPr>
              <w:instrText xml:space="preserve"> PAGEREF _Toc470201040 \h </w:instrText>
            </w:r>
            <w:r>
              <w:rPr>
                <w:noProof/>
                <w:webHidden/>
              </w:rPr>
            </w:r>
            <w:r>
              <w:rPr>
                <w:noProof/>
                <w:webHidden/>
              </w:rPr>
              <w:fldChar w:fldCharType="separate"/>
            </w:r>
            <w:r>
              <w:rPr>
                <w:noProof/>
                <w:webHidden/>
              </w:rPr>
              <w:t>6</w:t>
            </w:r>
            <w:r>
              <w:rPr>
                <w:noProof/>
                <w:webHidden/>
              </w:rPr>
              <w:fldChar w:fldCharType="end"/>
            </w:r>
          </w:hyperlink>
        </w:p>
        <w:p w14:paraId="5B969535" w14:textId="77777777" w:rsidR="00DF4961" w:rsidRDefault="00DF4961">
          <w:pPr>
            <w:pStyle w:val="TOC1"/>
            <w:tabs>
              <w:tab w:val="right" w:leader="dot" w:pos="8777"/>
            </w:tabs>
            <w:rPr>
              <w:rFonts w:asciiTheme="minorHAnsi" w:eastAsiaTheme="minorEastAsia" w:hAnsiTheme="minorHAnsi" w:cstheme="minorBidi"/>
              <w:noProof/>
              <w:color w:val="auto"/>
              <w:sz w:val="22"/>
              <w:szCs w:val="22"/>
              <w:lang w:eastAsia="en-US" w:bidi="ar-SA"/>
            </w:rPr>
          </w:pPr>
          <w:hyperlink w:anchor="_Toc470201041" w:history="1">
            <w:r w:rsidRPr="00A34611">
              <w:rPr>
                <w:rStyle w:val="Hyperlink"/>
                <w:noProof/>
              </w:rPr>
              <w:t>Chương I, Chương mở đầu</w:t>
            </w:r>
            <w:r>
              <w:rPr>
                <w:noProof/>
                <w:webHidden/>
              </w:rPr>
              <w:tab/>
            </w:r>
            <w:r>
              <w:rPr>
                <w:noProof/>
                <w:webHidden/>
              </w:rPr>
              <w:fldChar w:fldCharType="begin"/>
            </w:r>
            <w:r>
              <w:rPr>
                <w:noProof/>
                <w:webHidden/>
              </w:rPr>
              <w:instrText xml:space="preserve"> PAGEREF _Toc470201041 \h </w:instrText>
            </w:r>
            <w:r>
              <w:rPr>
                <w:noProof/>
                <w:webHidden/>
              </w:rPr>
            </w:r>
            <w:r>
              <w:rPr>
                <w:noProof/>
                <w:webHidden/>
              </w:rPr>
              <w:fldChar w:fldCharType="separate"/>
            </w:r>
            <w:r>
              <w:rPr>
                <w:noProof/>
                <w:webHidden/>
              </w:rPr>
              <w:t>7</w:t>
            </w:r>
            <w:r>
              <w:rPr>
                <w:noProof/>
                <w:webHidden/>
              </w:rPr>
              <w:fldChar w:fldCharType="end"/>
            </w:r>
          </w:hyperlink>
        </w:p>
        <w:p w14:paraId="3AE6F888" w14:textId="77777777" w:rsidR="00DF4961" w:rsidRDefault="00DF4961">
          <w:pPr>
            <w:pStyle w:val="TOC2"/>
            <w:tabs>
              <w:tab w:val="right" w:leader="dot" w:pos="8777"/>
            </w:tabs>
            <w:rPr>
              <w:rFonts w:asciiTheme="minorHAnsi" w:eastAsiaTheme="minorEastAsia" w:hAnsiTheme="minorHAnsi" w:cstheme="minorBidi"/>
              <w:noProof/>
              <w:color w:val="auto"/>
              <w:sz w:val="22"/>
              <w:szCs w:val="22"/>
              <w:lang w:eastAsia="en-US" w:bidi="ar-SA"/>
            </w:rPr>
          </w:pPr>
          <w:hyperlink w:anchor="_Toc470201042" w:history="1">
            <w:r w:rsidRPr="00A34611">
              <w:rPr>
                <w:rStyle w:val="Hyperlink"/>
                <w:noProof/>
              </w:rPr>
              <w:t>1. Giới thiệu về Internet of Things</w:t>
            </w:r>
            <w:r>
              <w:rPr>
                <w:noProof/>
                <w:webHidden/>
              </w:rPr>
              <w:tab/>
            </w:r>
            <w:r>
              <w:rPr>
                <w:noProof/>
                <w:webHidden/>
              </w:rPr>
              <w:fldChar w:fldCharType="begin"/>
            </w:r>
            <w:r>
              <w:rPr>
                <w:noProof/>
                <w:webHidden/>
              </w:rPr>
              <w:instrText xml:space="preserve"> PAGEREF _Toc470201042 \h </w:instrText>
            </w:r>
            <w:r>
              <w:rPr>
                <w:noProof/>
                <w:webHidden/>
              </w:rPr>
            </w:r>
            <w:r>
              <w:rPr>
                <w:noProof/>
                <w:webHidden/>
              </w:rPr>
              <w:fldChar w:fldCharType="separate"/>
            </w:r>
            <w:r>
              <w:rPr>
                <w:noProof/>
                <w:webHidden/>
              </w:rPr>
              <w:t>7</w:t>
            </w:r>
            <w:r>
              <w:rPr>
                <w:noProof/>
                <w:webHidden/>
              </w:rPr>
              <w:fldChar w:fldCharType="end"/>
            </w:r>
          </w:hyperlink>
        </w:p>
        <w:p w14:paraId="49D950EC" w14:textId="77777777" w:rsidR="00DF4961" w:rsidRDefault="00DF4961">
          <w:pPr>
            <w:pStyle w:val="TOC3"/>
            <w:tabs>
              <w:tab w:val="right" w:leader="dot" w:pos="8777"/>
            </w:tabs>
            <w:rPr>
              <w:rFonts w:asciiTheme="minorHAnsi" w:eastAsiaTheme="minorEastAsia" w:hAnsiTheme="minorHAnsi" w:cstheme="minorBidi"/>
              <w:noProof/>
              <w:color w:val="auto"/>
              <w:sz w:val="22"/>
              <w:szCs w:val="22"/>
              <w:lang w:eastAsia="en-US" w:bidi="ar-SA"/>
            </w:rPr>
          </w:pPr>
          <w:hyperlink w:anchor="_Toc470201043" w:history="1">
            <w:r w:rsidRPr="00A34611">
              <w:rPr>
                <w:rStyle w:val="Hyperlink"/>
                <w:noProof/>
              </w:rPr>
              <w:t>1.1 IoT là gì ?</w:t>
            </w:r>
            <w:r>
              <w:rPr>
                <w:noProof/>
                <w:webHidden/>
              </w:rPr>
              <w:tab/>
            </w:r>
            <w:r>
              <w:rPr>
                <w:noProof/>
                <w:webHidden/>
              </w:rPr>
              <w:fldChar w:fldCharType="begin"/>
            </w:r>
            <w:r>
              <w:rPr>
                <w:noProof/>
                <w:webHidden/>
              </w:rPr>
              <w:instrText xml:space="preserve"> PAGEREF _Toc470201043 \h </w:instrText>
            </w:r>
            <w:r>
              <w:rPr>
                <w:noProof/>
                <w:webHidden/>
              </w:rPr>
            </w:r>
            <w:r>
              <w:rPr>
                <w:noProof/>
                <w:webHidden/>
              </w:rPr>
              <w:fldChar w:fldCharType="separate"/>
            </w:r>
            <w:r>
              <w:rPr>
                <w:noProof/>
                <w:webHidden/>
              </w:rPr>
              <w:t>7</w:t>
            </w:r>
            <w:r>
              <w:rPr>
                <w:noProof/>
                <w:webHidden/>
              </w:rPr>
              <w:fldChar w:fldCharType="end"/>
            </w:r>
          </w:hyperlink>
        </w:p>
        <w:p w14:paraId="31024D92" w14:textId="77777777" w:rsidR="00DF4961" w:rsidRDefault="00DF4961">
          <w:pPr>
            <w:pStyle w:val="TOC3"/>
            <w:tabs>
              <w:tab w:val="right" w:leader="dot" w:pos="8777"/>
            </w:tabs>
            <w:rPr>
              <w:rFonts w:asciiTheme="minorHAnsi" w:eastAsiaTheme="minorEastAsia" w:hAnsiTheme="minorHAnsi" w:cstheme="minorBidi"/>
              <w:noProof/>
              <w:color w:val="auto"/>
              <w:sz w:val="22"/>
              <w:szCs w:val="22"/>
              <w:lang w:eastAsia="en-US" w:bidi="ar-SA"/>
            </w:rPr>
          </w:pPr>
          <w:hyperlink w:anchor="_Toc470201044" w:history="1">
            <w:r w:rsidRPr="00A34611">
              <w:rPr>
                <w:rStyle w:val="Hyperlink"/>
                <w:noProof/>
              </w:rPr>
              <w:t>1.2 Tiềm năng của Internet of Things</w:t>
            </w:r>
            <w:r>
              <w:rPr>
                <w:noProof/>
                <w:webHidden/>
              </w:rPr>
              <w:tab/>
            </w:r>
            <w:r>
              <w:rPr>
                <w:noProof/>
                <w:webHidden/>
              </w:rPr>
              <w:fldChar w:fldCharType="begin"/>
            </w:r>
            <w:r>
              <w:rPr>
                <w:noProof/>
                <w:webHidden/>
              </w:rPr>
              <w:instrText xml:space="preserve"> PAGEREF _Toc470201044 \h </w:instrText>
            </w:r>
            <w:r>
              <w:rPr>
                <w:noProof/>
                <w:webHidden/>
              </w:rPr>
            </w:r>
            <w:r>
              <w:rPr>
                <w:noProof/>
                <w:webHidden/>
              </w:rPr>
              <w:fldChar w:fldCharType="separate"/>
            </w:r>
            <w:r>
              <w:rPr>
                <w:noProof/>
                <w:webHidden/>
              </w:rPr>
              <w:t>8</w:t>
            </w:r>
            <w:r>
              <w:rPr>
                <w:noProof/>
                <w:webHidden/>
              </w:rPr>
              <w:fldChar w:fldCharType="end"/>
            </w:r>
          </w:hyperlink>
        </w:p>
        <w:p w14:paraId="406699BA" w14:textId="77777777" w:rsidR="00DF4961" w:rsidRDefault="00DF4961">
          <w:pPr>
            <w:pStyle w:val="TOC3"/>
            <w:tabs>
              <w:tab w:val="right" w:leader="dot" w:pos="8777"/>
            </w:tabs>
            <w:rPr>
              <w:rFonts w:asciiTheme="minorHAnsi" w:eastAsiaTheme="minorEastAsia" w:hAnsiTheme="minorHAnsi" w:cstheme="minorBidi"/>
              <w:noProof/>
              <w:color w:val="auto"/>
              <w:sz w:val="22"/>
              <w:szCs w:val="22"/>
              <w:lang w:eastAsia="en-US" w:bidi="ar-SA"/>
            </w:rPr>
          </w:pPr>
          <w:hyperlink w:anchor="_Toc470201045" w:history="1">
            <w:r w:rsidRPr="00A34611">
              <w:rPr>
                <w:rStyle w:val="Hyperlink"/>
                <w:noProof/>
              </w:rPr>
              <w:t>1.3 Sự bùng nổ của IoT</w:t>
            </w:r>
            <w:r>
              <w:rPr>
                <w:noProof/>
                <w:webHidden/>
              </w:rPr>
              <w:tab/>
            </w:r>
            <w:r>
              <w:rPr>
                <w:noProof/>
                <w:webHidden/>
              </w:rPr>
              <w:fldChar w:fldCharType="begin"/>
            </w:r>
            <w:r>
              <w:rPr>
                <w:noProof/>
                <w:webHidden/>
              </w:rPr>
              <w:instrText xml:space="preserve"> PAGEREF _Toc470201045 \h </w:instrText>
            </w:r>
            <w:r>
              <w:rPr>
                <w:noProof/>
                <w:webHidden/>
              </w:rPr>
            </w:r>
            <w:r>
              <w:rPr>
                <w:noProof/>
                <w:webHidden/>
              </w:rPr>
              <w:fldChar w:fldCharType="separate"/>
            </w:r>
            <w:r>
              <w:rPr>
                <w:noProof/>
                <w:webHidden/>
              </w:rPr>
              <w:t>9</w:t>
            </w:r>
            <w:r>
              <w:rPr>
                <w:noProof/>
                <w:webHidden/>
              </w:rPr>
              <w:fldChar w:fldCharType="end"/>
            </w:r>
          </w:hyperlink>
        </w:p>
        <w:p w14:paraId="3B245D8C" w14:textId="77777777" w:rsidR="00DF4961" w:rsidRDefault="00DF4961">
          <w:pPr>
            <w:pStyle w:val="TOC3"/>
            <w:tabs>
              <w:tab w:val="right" w:leader="dot" w:pos="8777"/>
            </w:tabs>
            <w:rPr>
              <w:rFonts w:asciiTheme="minorHAnsi" w:eastAsiaTheme="minorEastAsia" w:hAnsiTheme="minorHAnsi" w:cstheme="minorBidi"/>
              <w:noProof/>
              <w:color w:val="auto"/>
              <w:sz w:val="22"/>
              <w:szCs w:val="22"/>
              <w:lang w:eastAsia="en-US" w:bidi="ar-SA"/>
            </w:rPr>
          </w:pPr>
          <w:hyperlink w:anchor="_Toc470201046" w:history="1">
            <w:r w:rsidRPr="00A34611">
              <w:rPr>
                <w:rStyle w:val="Hyperlink"/>
                <w:noProof/>
              </w:rPr>
              <w:t>1.4 Các lớp công nghệ IoT</w:t>
            </w:r>
            <w:r>
              <w:rPr>
                <w:noProof/>
                <w:webHidden/>
              </w:rPr>
              <w:tab/>
            </w:r>
            <w:r>
              <w:rPr>
                <w:noProof/>
                <w:webHidden/>
              </w:rPr>
              <w:fldChar w:fldCharType="begin"/>
            </w:r>
            <w:r>
              <w:rPr>
                <w:noProof/>
                <w:webHidden/>
              </w:rPr>
              <w:instrText xml:space="preserve"> PAGEREF _Toc470201046 \h </w:instrText>
            </w:r>
            <w:r>
              <w:rPr>
                <w:noProof/>
                <w:webHidden/>
              </w:rPr>
            </w:r>
            <w:r>
              <w:rPr>
                <w:noProof/>
                <w:webHidden/>
              </w:rPr>
              <w:fldChar w:fldCharType="separate"/>
            </w:r>
            <w:r>
              <w:rPr>
                <w:noProof/>
                <w:webHidden/>
              </w:rPr>
              <w:t>10</w:t>
            </w:r>
            <w:r>
              <w:rPr>
                <w:noProof/>
                <w:webHidden/>
              </w:rPr>
              <w:fldChar w:fldCharType="end"/>
            </w:r>
          </w:hyperlink>
        </w:p>
        <w:p w14:paraId="7D2589B0" w14:textId="77777777" w:rsidR="00DF4961" w:rsidRDefault="00DF4961">
          <w:pPr>
            <w:pStyle w:val="TOC2"/>
            <w:tabs>
              <w:tab w:val="right" w:leader="dot" w:pos="8777"/>
            </w:tabs>
            <w:rPr>
              <w:rFonts w:asciiTheme="minorHAnsi" w:eastAsiaTheme="minorEastAsia" w:hAnsiTheme="minorHAnsi" w:cstheme="minorBidi"/>
              <w:noProof/>
              <w:color w:val="auto"/>
              <w:sz w:val="22"/>
              <w:szCs w:val="22"/>
              <w:lang w:eastAsia="en-US" w:bidi="ar-SA"/>
            </w:rPr>
          </w:pPr>
          <w:hyperlink w:anchor="_Toc470201047" w:history="1">
            <w:r w:rsidRPr="00A34611">
              <w:rPr>
                <w:rStyle w:val="Hyperlink"/>
                <w:noProof/>
              </w:rPr>
              <w:t>2. IoT Platform là gì ?</w:t>
            </w:r>
            <w:r>
              <w:rPr>
                <w:noProof/>
                <w:webHidden/>
              </w:rPr>
              <w:tab/>
            </w:r>
            <w:r>
              <w:rPr>
                <w:noProof/>
                <w:webHidden/>
              </w:rPr>
              <w:fldChar w:fldCharType="begin"/>
            </w:r>
            <w:r>
              <w:rPr>
                <w:noProof/>
                <w:webHidden/>
              </w:rPr>
              <w:instrText xml:space="preserve"> PAGEREF _Toc470201047 \h </w:instrText>
            </w:r>
            <w:r>
              <w:rPr>
                <w:noProof/>
                <w:webHidden/>
              </w:rPr>
            </w:r>
            <w:r>
              <w:rPr>
                <w:noProof/>
                <w:webHidden/>
              </w:rPr>
              <w:fldChar w:fldCharType="separate"/>
            </w:r>
            <w:r>
              <w:rPr>
                <w:noProof/>
                <w:webHidden/>
              </w:rPr>
              <w:t>10</w:t>
            </w:r>
            <w:r>
              <w:rPr>
                <w:noProof/>
                <w:webHidden/>
              </w:rPr>
              <w:fldChar w:fldCharType="end"/>
            </w:r>
          </w:hyperlink>
        </w:p>
        <w:p w14:paraId="2420303B" w14:textId="77777777" w:rsidR="00DF4961" w:rsidRDefault="00DF4961">
          <w:pPr>
            <w:pStyle w:val="TOC3"/>
            <w:tabs>
              <w:tab w:val="right" w:leader="dot" w:pos="8777"/>
            </w:tabs>
            <w:rPr>
              <w:rFonts w:asciiTheme="minorHAnsi" w:eastAsiaTheme="minorEastAsia" w:hAnsiTheme="minorHAnsi" w:cstheme="minorBidi"/>
              <w:noProof/>
              <w:color w:val="auto"/>
              <w:sz w:val="22"/>
              <w:szCs w:val="22"/>
              <w:lang w:eastAsia="en-US" w:bidi="ar-SA"/>
            </w:rPr>
          </w:pPr>
          <w:hyperlink w:anchor="_Toc470201048" w:history="1">
            <w:r w:rsidRPr="00A34611">
              <w:rPr>
                <w:rStyle w:val="Hyperlink"/>
                <w:noProof/>
              </w:rPr>
              <w:t>2.1 Định nghĩa</w:t>
            </w:r>
            <w:r>
              <w:rPr>
                <w:noProof/>
                <w:webHidden/>
              </w:rPr>
              <w:tab/>
            </w:r>
            <w:r>
              <w:rPr>
                <w:noProof/>
                <w:webHidden/>
              </w:rPr>
              <w:fldChar w:fldCharType="begin"/>
            </w:r>
            <w:r>
              <w:rPr>
                <w:noProof/>
                <w:webHidden/>
              </w:rPr>
              <w:instrText xml:space="preserve"> PAGEREF _Toc470201048 \h </w:instrText>
            </w:r>
            <w:r>
              <w:rPr>
                <w:noProof/>
                <w:webHidden/>
              </w:rPr>
            </w:r>
            <w:r>
              <w:rPr>
                <w:noProof/>
                <w:webHidden/>
              </w:rPr>
              <w:fldChar w:fldCharType="separate"/>
            </w:r>
            <w:r>
              <w:rPr>
                <w:noProof/>
                <w:webHidden/>
              </w:rPr>
              <w:t>10</w:t>
            </w:r>
            <w:r>
              <w:rPr>
                <w:noProof/>
                <w:webHidden/>
              </w:rPr>
              <w:fldChar w:fldCharType="end"/>
            </w:r>
          </w:hyperlink>
        </w:p>
        <w:p w14:paraId="01E714B0" w14:textId="77777777" w:rsidR="00DF4961" w:rsidRDefault="00DF4961">
          <w:pPr>
            <w:pStyle w:val="TOC3"/>
            <w:tabs>
              <w:tab w:val="right" w:leader="dot" w:pos="8777"/>
            </w:tabs>
            <w:rPr>
              <w:rFonts w:asciiTheme="minorHAnsi" w:eastAsiaTheme="minorEastAsia" w:hAnsiTheme="minorHAnsi" w:cstheme="minorBidi"/>
              <w:noProof/>
              <w:color w:val="auto"/>
              <w:sz w:val="22"/>
              <w:szCs w:val="22"/>
              <w:lang w:eastAsia="en-US" w:bidi="ar-SA"/>
            </w:rPr>
          </w:pPr>
          <w:hyperlink w:anchor="_Toc470201049" w:history="1">
            <w:r w:rsidRPr="00A34611">
              <w:rPr>
                <w:rStyle w:val="Hyperlink"/>
                <w:noProof/>
              </w:rPr>
              <w:t>2.2 Tính chất</w:t>
            </w:r>
            <w:r>
              <w:rPr>
                <w:noProof/>
                <w:webHidden/>
              </w:rPr>
              <w:tab/>
            </w:r>
            <w:r>
              <w:rPr>
                <w:noProof/>
                <w:webHidden/>
              </w:rPr>
              <w:fldChar w:fldCharType="begin"/>
            </w:r>
            <w:r>
              <w:rPr>
                <w:noProof/>
                <w:webHidden/>
              </w:rPr>
              <w:instrText xml:space="preserve"> PAGEREF _Toc470201049 \h </w:instrText>
            </w:r>
            <w:r>
              <w:rPr>
                <w:noProof/>
                <w:webHidden/>
              </w:rPr>
            </w:r>
            <w:r>
              <w:rPr>
                <w:noProof/>
                <w:webHidden/>
              </w:rPr>
              <w:fldChar w:fldCharType="separate"/>
            </w:r>
            <w:r>
              <w:rPr>
                <w:noProof/>
                <w:webHidden/>
              </w:rPr>
              <w:t>11</w:t>
            </w:r>
            <w:r>
              <w:rPr>
                <w:noProof/>
                <w:webHidden/>
              </w:rPr>
              <w:fldChar w:fldCharType="end"/>
            </w:r>
          </w:hyperlink>
        </w:p>
        <w:p w14:paraId="191161D5" w14:textId="77777777" w:rsidR="00DF4961" w:rsidRDefault="00DF4961">
          <w:pPr>
            <w:pStyle w:val="TOC2"/>
            <w:tabs>
              <w:tab w:val="right" w:leader="dot" w:pos="8777"/>
            </w:tabs>
            <w:rPr>
              <w:rFonts w:asciiTheme="minorHAnsi" w:eastAsiaTheme="minorEastAsia" w:hAnsiTheme="minorHAnsi" w:cstheme="minorBidi"/>
              <w:noProof/>
              <w:color w:val="auto"/>
              <w:sz w:val="22"/>
              <w:szCs w:val="22"/>
              <w:lang w:eastAsia="en-US" w:bidi="ar-SA"/>
            </w:rPr>
          </w:pPr>
          <w:hyperlink w:anchor="_Toc470201050" w:history="1">
            <w:r w:rsidRPr="00A34611">
              <w:rPr>
                <w:rStyle w:val="Hyperlink"/>
                <w:noProof/>
              </w:rPr>
              <w:t>3, Khảo sát một số nền tảng IoT.</w:t>
            </w:r>
            <w:r>
              <w:rPr>
                <w:noProof/>
                <w:webHidden/>
              </w:rPr>
              <w:tab/>
            </w:r>
            <w:r>
              <w:rPr>
                <w:noProof/>
                <w:webHidden/>
              </w:rPr>
              <w:fldChar w:fldCharType="begin"/>
            </w:r>
            <w:r>
              <w:rPr>
                <w:noProof/>
                <w:webHidden/>
              </w:rPr>
              <w:instrText xml:space="preserve"> PAGEREF _Toc470201050 \h </w:instrText>
            </w:r>
            <w:r>
              <w:rPr>
                <w:noProof/>
                <w:webHidden/>
              </w:rPr>
            </w:r>
            <w:r>
              <w:rPr>
                <w:noProof/>
                <w:webHidden/>
              </w:rPr>
              <w:fldChar w:fldCharType="separate"/>
            </w:r>
            <w:r>
              <w:rPr>
                <w:noProof/>
                <w:webHidden/>
              </w:rPr>
              <w:t>11</w:t>
            </w:r>
            <w:r>
              <w:rPr>
                <w:noProof/>
                <w:webHidden/>
              </w:rPr>
              <w:fldChar w:fldCharType="end"/>
            </w:r>
          </w:hyperlink>
        </w:p>
        <w:p w14:paraId="4AE2DD35" w14:textId="77777777" w:rsidR="00DF4961" w:rsidRDefault="00DF4961">
          <w:pPr>
            <w:pStyle w:val="TOC3"/>
            <w:tabs>
              <w:tab w:val="right" w:leader="dot" w:pos="8777"/>
            </w:tabs>
            <w:rPr>
              <w:rFonts w:asciiTheme="minorHAnsi" w:eastAsiaTheme="minorEastAsia" w:hAnsiTheme="minorHAnsi" w:cstheme="minorBidi"/>
              <w:noProof/>
              <w:color w:val="auto"/>
              <w:sz w:val="22"/>
              <w:szCs w:val="22"/>
              <w:lang w:eastAsia="en-US" w:bidi="ar-SA"/>
            </w:rPr>
          </w:pPr>
          <w:hyperlink w:anchor="_Toc470201051" w:history="1">
            <w:r w:rsidRPr="00A34611">
              <w:rPr>
                <w:rStyle w:val="Hyperlink"/>
                <w:noProof/>
              </w:rPr>
              <w:t xml:space="preserve">3.1. OpenHAB </w:t>
            </w:r>
            <w:r>
              <w:rPr>
                <w:noProof/>
                <w:webHidden/>
              </w:rPr>
              <w:tab/>
            </w:r>
            <w:r>
              <w:rPr>
                <w:noProof/>
                <w:webHidden/>
              </w:rPr>
              <w:fldChar w:fldCharType="begin"/>
            </w:r>
            <w:r>
              <w:rPr>
                <w:noProof/>
                <w:webHidden/>
              </w:rPr>
              <w:instrText xml:space="preserve"> PAGEREF _Toc470201051 \h </w:instrText>
            </w:r>
            <w:r>
              <w:rPr>
                <w:noProof/>
                <w:webHidden/>
              </w:rPr>
            </w:r>
            <w:r>
              <w:rPr>
                <w:noProof/>
                <w:webHidden/>
              </w:rPr>
              <w:fldChar w:fldCharType="separate"/>
            </w:r>
            <w:r>
              <w:rPr>
                <w:noProof/>
                <w:webHidden/>
              </w:rPr>
              <w:t>11</w:t>
            </w:r>
            <w:r>
              <w:rPr>
                <w:noProof/>
                <w:webHidden/>
              </w:rPr>
              <w:fldChar w:fldCharType="end"/>
            </w:r>
          </w:hyperlink>
        </w:p>
        <w:p w14:paraId="7C4D06E7" w14:textId="77777777" w:rsidR="00DF4961" w:rsidRDefault="00DF4961">
          <w:pPr>
            <w:pStyle w:val="TOC3"/>
            <w:tabs>
              <w:tab w:val="right" w:leader="dot" w:pos="8777"/>
            </w:tabs>
            <w:rPr>
              <w:rFonts w:asciiTheme="minorHAnsi" w:eastAsiaTheme="minorEastAsia" w:hAnsiTheme="minorHAnsi" w:cstheme="minorBidi"/>
              <w:noProof/>
              <w:color w:val="auto"/>
              <w:sz w:val="22"/>
              <w:szCs w:val="22"/>
              <w:lang w:eastAsia="en-US" w:bidi="ar-SA"/>
            </w:rPr>
          </w:pPr>
          <w:hyperlink w:anchor="_Toc470201052" w:history="1">
            <w:r w:rsidRPr="00A34611">
              <w:rPr>
                <w:rStyle w:val="Hyperlink"/>
                <w:noProof/>
              </w:rPr>
              <w:t xml:space="preserve">3.2. Home-Assistant </w:t>
            </w:r>
            <w:r>
              <w:rPr>
                <w:noProof/>
                <w:webHidden/>
              </w:rPr>
              <w:tab/>
            </w:r>
            <w:r>
              <w:rPr>
                <w:noProof/>
                <w:webHidden/>
              </w:rPr>
              <w:fldChar w:fldCharType="begin"/>
            </w:r>
            <w:r>
              <w:rPr>
                <w:noProof/>
                <w:webHidden/>
              </w:rPr>
              <w:instrText xml:space="preserve"> PAGEREF _Toc470201052 \h </w:instrText>
            </w:r>
            <w:r>
              <w:rPr>
                <w:noProof/>
                <w:webHidden/>
              </w:rPr>
            </w:r>
            <w:r>
              <w:rPr>
                <w:noProof/>
                <w:webHidden/>
              </w:rPr>
              <w:fldChar w:fldCharType="separate"/>
            </w:r>
            <w:r>
              <w:rPr>
                <w:noProof/>
                <w:webHidden/>
              </w:rPr>
              <w:t>15</w:t>
            </w:r>
            <w:r>
              <w:rPr>
                <w:noProof/>
                <w:webHidden/>
              </w:rPr>
              <w:fldChar w:fldCharType="end"/>
            </w:r>
          </w:hyperlink>
        </w:p>
        <w:p w14:paraId="320EC527" w14:textId="77777777" w:rsidR="00DF4961" w:rsidRDefault="00DF4961">
          <w:pPr>
            <w:pStyle w:val="TOC3"/>
            <w:tabs>
              <w:tab w:val="right" w:leader="dot" w:pos="8777"/>
            </w:tabs>
            <w:rPr>
              <w:rFonts w:asciiTheme="minorHAnsi" w:eastAsiaTheme="minorEastAsia" w:hAnsiTheme="minorHAnsi" w:cstheme="minorBidi"/>
              <w:noProof/>
              <w:color w:val="auto"/>
              <w:sz w:val="22"/>
              <w:szCs w:val="22"/>
              <w:lang w:eastAsia="en-US" w:bidi="ar-SA"/>
            </w:rPr>
          </w:pPr>
          <w:hyperlink w:anchor="_Toc470201053" w:history="1">
            <w:r w:rsidRPr="00A34611">
              <w:rPr>
                <w:rStyle w:val="Hyperlink"/>
                <w:noProof/>
              </w:rPr>
              <w:t>3.3. Eclipse Kura</w:t>
            </w:r>
            <w:r>
              <w:rPr>
                <w:noProof/>
                <w:webHidden/>
              </w:rPr>
              <w:tab/>
            </w:r>
            <w:r>
              <w:rPr>
                <w:noProof/>
                <w:webHidden/>
              </w:rPr>
              <w:fldChar w:fldCharType="begin"/>
            </w:r>
            <w:r>
              <w:rPr>
                <w:noProof/>
                <w:webHidden/>
              </w:rPr>
              <w:instrText xml:space="preserve"> PAGEREF _Toc470201053 \h </w:instrText>
            </w:r>
            <w:r>
              <w:rPr>
                <w:noProof/>
                <w:webHidden/>
              </w:rPr>
            </w:r>
            <w:r>
              <w:rPr>
                <w:noProof/>
                <w:webHidden/>
              </w:rPr>
              <w:fldChar w:fldCharType="separate"/>
            </w:r>
            <w:r>
              <w:rPr>
                <w:noProof/>
                <w:webHidden/>
              </w:rPr>
              <w:t>16</w:t>
            </w:r>
            <w:r>
              <w:rPr>
                <w:noProof/>
                <w:webHidden/>
              </w:rPr>
              <w:fldChar w:fldCharType="end"/>
            </w:r>
          </w:hyperlink>
        </w:p>
        <w:p w14:paraId="7BAE3F1B" w14:textId="77777777" w:rsidR="00DF4961" w:rsidRDefault="00DF4961">
          <w:pPr>
            <w:pStyle w:val="TOC3"/>
            <w:tabs>
              <w:tab w:val="right" w:leader="dot" w:pos="8777"/>
            </w:tabs>
            <w:rPr>
              <w:rFonts w:asciiTheme="minorHAnsi" w:eastAsiaTheme="minorEastAsia" w:hAnsiTheme="minorHAnsi" w:cstheme="minorBidi"/>
              <w:noProof/>
              <w:color w:val="auto"/>
              <w:sz w:val="22"/>
              <w:szCs w:val="22"/>
              <w:lang w:eastAsia="en-US" w:bidi="ar-SA"/>
            </w:rPr>
          </w:pPr>
          <w:hyperlink w:anchor="_Toc470201054" w:history="1">
            <w:r w:rsidRPr="00A34611">
              <w:rPr>
                <w:rStyle w:val="Hyperlink"/>
                <w:noProof/>
              </w:rPr>
              <w:t>3.4 Một số IoT Platform khác</w:t>
            </w:r>
            <w:r>
              <w:rPr>
                <w:noProof/>
                <w:webHidden/>
              </w:rPr>
              <w:tab/>
            </w:r>
            <w:r>
              <w:rPr>
                <w:noProof/>
                <w:webHidden/>
              </w:rPr>
              <w:fldChar w:fldCharType="begin"/>
            </w:r>
            <w:r>
              <w:rPr>
                <w:noProof/>
                <w:webHidden/>
              </w:rPr>
              <w:instrText xml:space="preserve"> PAGEREF _Toc470201054 \h </w:instrText>
            </w:r>
            <w:r>
              <w:rPr>
                <w:noProof/>
                <w:webHidden/>
              </w:rPr>
            </w:r>
            <w:r>
              <w:rPr>
                <w:noProof/>
                <w:webHidden/>
              </w:rPr>
              <w:fldChar w:fldCharType="separate"/>
            </w:r>
            <w:r>
              <w:rPr>
                <w:noProof/>
                <w:webHidden/>
              </w:rPr>
              <w:t>18</w:t>
            </w:r>
            <w:r>
              <w:rPr>
                <w:noProof/>
                <w:webHidden/>
              </w:rPr>
              <w:fldChar w:fldCharType="end"/>
            </w:r>
          </w:hyperlink>
        </w:p>
        <w:p w14:paraId="66B7FC1F" w14:textId="77777777" w:rsidR="00DF4961" w:rsidRDefault="00DF4961">
          <w:pPr>
            <w:pStyle w:val="TOC2"/>
            <w:tabs>
              <w:tab w:val="right" w:leader="dot" w:pos="8777"/>
            </w:tabs>
            <w:rPr>
              <w:rFonts w:asciiTheme="minorHAnsi" w:eastAsiaTheme="minorEastAsia" w:hAnsiTheme="minorHAnsi" w:cstheme="minorBidi"/>
              <w:noProof/>
              <w:color w:val="auto"/>
              <w:sz w:val="22"/>
              <w:szCs w:val="22"/>
              <w:lang w:eastAsia="en-US" w:bidi="ar-SA"/>
            </w:rPr>
          </w:pPr>
          <w:hyperlink w:anchor="_Toc470201055" w:history="1">
            <w:r w:rsidRPr="00A34611">
              <w:rPr>
                <w:rStyle w:val="Hyperlink"/>
                <w:noProof/>
              </w:rPr>
              <w:t>4, Đặt vấn đề</w:t>
            </w:r>
            <w:r>
              <w:rPr>
                <w:noProof/>
                <w:webHidden/>
              </w:rPr>
              <w:tab/>
            </w:r>
            <w:r>
              <w:rPr>
                <w:noProof/>
                <w:webHidden/>
              </w:rPr>
              <w:fldChar w:fldCharType="begin"/>
            </w:r>
            <w:r>
              <w:rPr>
                <w:noProof/>
                <w:webHidden/>
              </w:rPr>
              <w:instrText xml:space="preserve"> PAGEREF _Toc470201055 \h </w:instrText>
            </w:r>
            <w:r>
              <w:rPr>
                <w:noProof/>
                <w:webHidden/>
              </w:rPr>
            </w:r>
            <w:r>
              <w:rPr>
                <w:noProof/>
                <w:webHidden/>
              </w:rPr>
              <w:fldChar w:fldCharType="separate"/>
            </w:r>
            <w:r>
              <w:rPr>
                <w:noProof/>
                <w:webHidden/>
              </w:rPr>
              <w:t>21</w:t>
            </w:r>
            <w:r>
              <w:rPr>
                <w:noProof/>
                <w:webHidden/>
              </w:rPr>
              <w:fldChar w:fldCharType="end"/>
            </w:r>
          </w:hyperlink>
        </w:p>
        <w:p w14:paraId="3B502148" w14:textId="77777777" w:rsidR="00DF4961" w:rsidRDefault="00DF4961">
          <w:pPr>
            <w:pStyle w:val="TOC3"/>
            <w:tabs>
              <w:tab w:val="right" w:leader="dot" w:pos="8777"/>
            </w:tabs>
            <w:rPr>
              <w:rFonts w:asciiTheme="minorHAnsi" w:eastAsiaTheme="minorEastAsia" w:hAnsiTheme="minorHAnsi" w:cstheme="minorBidi"/>
              <w:noProof/>
              <w:color w:val="auto"/>
              <w:sz w:val="22"/>
              <w:szCs w:val="22"/>
              <w:lang w:eastAsia="en-US" w:bidi="ar-SA"/>
            </w:rPr>
          </w:pPr>
          <w:hyperlink w:anchor="_Toc470201056" w:history="1">
            <w:r w:rsidRPr="00A34611">
              <w:rPr>
                <w:rStyle w:val="Hyperlink"/>
                <w:noProof/>
              </w:rPr>
              <w:t>4.1 Đưa ra bài toán</w:t>
            </w:r>
            <w:r>
              <w:rPr>
                <w:noProof/>
                <w:webHidden/>
              </w:rPr>
              <w:tab/>
            </w:r>
            <w:r>
              <w:rPr>
                <w:noProof/>
                <w:webHidden/>
              </w:rPr>
              <w:fldChar w:fldCharType="begin"/>
            </w:r>
            <w:r>
              <w:rPr>
                <w:noProof/>
                <w:webHidden/>
              </w:rPr>
              <w:instrText xml:space="preserve"> PAGEREF _Toc470201056 \h </w:instrText>
            </w:r>
            <w:r>
              <w:rPr>
                <w:noProof/>
                <w:webHidden/>
              </w:rPr>
            </w:r>
            <w:r>
              <w:rPr>
                <w:noProof/>
                <w:webHidden/>
              </w:rPr>
              <w:fldChar w:fldCharType="separate"/>
            </w:r>
            <w:r>
              <w:rPr>
                <w:noProof/>
                <w:webHidden/>
              </w:rPr>
              <w:t>21</w:t>
            </w:r>
            <w:r>
              <w:rPr>
                <w:noProof/>
                <w:webHidden/>
              </w:rPr>
              <w:fldChar w:fldCharType="end"/>
            </w:r>
          </w:hyperlink>
        </w:p>
        <w:p w14:paraId="0C198FD7" w14:textId="77777777" w:rsidR="00DF4961" w:rsidRDefault="00DF4961">
          <w:pPr>
            <w:pStyle w:val="TOC3"/>
            <w:tabs>
              <w:tab w:val="right" w:leader="dot" w:pos="8777"/>
            </w:tabs>
            <w:rPr>
              <w:rFonts w:asciiTheme="minorHAnsi" w:eastAsiaTheme="minorEastAsia" w:hAnsiTheme="minorHAnsi" w:cstheme="minorBidi"/>
              <w:noProof/>
              <w:color w:val="auto"/>
              <w:sz w:val="22"/>
              <w:szCs w:val="22"/>
              <w:lang w:eastAsia="en-US" w:bidi="ar-SA"/>
            </w:rPr>
          </w:pPr>
          <w:hyperlink w:anchor="_Toc470201057" w:history="1">
            <w:r w:rsidRPr="00A34611">
              <w:rPr>
                <w:rStyle w:val="Hyperlink"/>
                <w:noProof/>
              </w:rPr>
              <w:t>4.2 Tiêu chuẩn cho IoT Platform</w:t>
            </w:r>
            <w:r>
              <w:rPr>
                <w:noProof/>
                <w:webHidden/>
              </w:rPr>
              <w:tab/>
            </w:r>
            <w:r>
              <w:rPr>
                <w:noProof/>
                <w:webHidden/>
              </w:rPr>
              <w:fldChar w:fldCharType="begin"/>
            </w:r>
            <w:r>
              <w:rPr>
                <w:noProof/>
                <w:webHidden/>
              </w:rPr>
              <w:instrText xml:space="preserve"> PAGEREF _Toc470201057 \h </w:instrText>
            </w:r>
            <w:r>
              <w:rPr>
                <w:noProof/>
                <w:webHidden/>
              </w:rPr>
            </w:r>
            <w:r>
              <w:rPr>
                <w:noProof/>
                <w:webHidden/>
              </w:rPr>
              <w:fldChar w:fldCharType="separate"/>
            </w:r>
            <w:r>
              <w:rPr>
                <w:noProof/>
                <w:webHidden/>
              </w:rPr>
              <w:t>22</w:t>
            </w:r>
            <w:r>
              <w:rPr>
                <w:noProof/>
                <w:webHidden/>
              </w:rPr>
              <w:fldChar w:fldCharType="end"/>
            </w:r>
          </w:hyperlink>
        </w:p>
        <w:p w14:paraId="4BAFE5EC" w14:textId="77777777" w:rsidR="00DF4961" w:rsidRDefault="00DF4961">
          <w:pPr>
            <w:pStyle w:val="TOC3"/>
            <w:tabs>
              <w:tab w:val="right" w:leader="dot" w:pos="8777"/>
            </w:tabs>
            <w:rPr>
              <w:rFonts w:asciiTheme="minorHAnsi" w:eastAsiaTheme="minorEastAsia" w:hAnsiTheme="minorHAnsi" w:cstheme="minorBidi"/>
              <w:noProof/>
              <w:color w:val="auto"/>
              <w:sz w:val="22"/>
              <w:szCs w:val="22"/>
              <w:lang w:eastAsia="en-US" w:bidi="ar-SA"/>
            </w:rPr>
          </w:pPr>
          <w:hyperlink w:anchor="_Toc470201058" w:history="1">
            <w:r w:rsidRPr="00A34611">
              <w:rPr>
                <w:rStyle w:val="Hyperlink"/>
                <w:noProof/>
              </w:rPr>
              <w:t>4.3 Giải pháp cho việc quản lí tập trung các thiết bị IoT</w:t>
            </w:r>
            <w:r>
              <w:rPr>
                <w:noProof/>
                <w:webHidden/>
              </w:rPr>
              <w:tab/>
            </w:r>
            <w:r>
              <w:rPr>
                <w:noProof/>
                <w:webHidden/>
              </w:rPr>
              <w:fldChar w:fldCharType="begin"/>
            </w:r>
            <w:r>
              <w:rPr>
                <w:noProof/>
                <w:webHidden/>
              </w:rPr>
              <w:instrText xml:space="preserve"> PAGEREF _Toc470201058 \h </w:instrText>
            </w:r>
            <w:r>
              <w:rPr>
                <w:noProof/>
                <w:webHidden/>
              </w:rPr>
            </w:r>
            <w:r>
              <w:rPr>
                <w:noProof/>
                <w:webHidden/>
              </w:rPr>
              <w:fldChar w:fldCharType="separate"/>
            </w:r>
            <w:r>
              <w:rPr>
                <w:noProof/>
                <w:webHidden/>
              </w:rPr>
              <w:t>23</w:t>
            </w:r>
            <w:r>
              <w:rPr>
                <w:noProof/>
                <w:webHidden/>
              </w:rPr>
              <w:fldChar w:fldCharType="end"/>
            </w:r>
          </w:hyperlink>
        </w:p>
        <w:p w14:paraId="36147F21" w14:textId="77777777" w:rsidR="00DF4961" w:rsidRDefault="00DF4961">
          <w:pPr>
            <w:pStyle w:val="TOC3"/>
            <w:tabs>
              <w:tab w:val="right" w:leader="dot" w:pos="8777"/>
            </w:tabs>
            <w:rPr>
              <w:rFonts w:asciiTheme="minorHAnsi" w:eastAsiaTheme="minorEastAsia" w:hAnsiTheme="minorHAnsi" w:cstheme="minorBidi"/>
              <w:noProof/>
              <w:color w:val="auto"/>
              <w:sz w:val="22"/>
              <w:szCs w:val="22"/>
              <w:lang w:eastAsia="en-US" w:bidi="ar-SA"/>
            </w:rPr>
          </w:pPr>
          <w:hyperlink w:anchor="_Toc470201059" w:history="1">
            <w:r w:rsidRPr="00A34611">
              <w:rPr>
                <w:rStyle w:val="Hyperlink"/>
                <w:noProof/>
              </w:rPr>
              <w:t>4.4 Mục đích của đồ án</w:t>
            </w:r>
            <w:r>
              <w:rPr>
                <w:noProof/>
                <w:webHidden/>
              </w:rPr>
              <w:tab/>
            </w:r>
            <w:r>
              <w:rPr>
                <w:noProof/>
                <w:webHidden/>
              </w:rPr>
              <w:fldChar w:fldCharType="begin"/>
            </w:r>
            <w:r>
              <w:rPr>
                <w:noProof/>
                <w:webHidden/>
              </w:rPr>
              <w:instrText xml:space="preserve"> PAGEREF _Toc470201059 \h </w:instrText>
            </w:r>
            <w:r>
              <w:rPr>
                <w:noProof/>
                <w:webHidden/>
              </w:rPr>
            </w:r>
            <w:r>
              <w:rPr>
                <w:noProof/>
                <w:webHidden/>
              </w:rPr>
              <w:fldChar w:fldCharType="separate"/>
            </w:r>
            <w:r>
              <w:rPr>
                <w:noProof/>
                <w:webHidden/>
              </w:rPr>
              <w:t>24</w:t>
            </w:r>
            <w:r>
              <w:rPr>
                <w:noProof/>
                <w:webHidden/>
              </w:rPr>
              <w:fldChar w:fldCharType="end"/>
            </w:r>
          </w:hyperlink>
        </w:p>
        <w:p w14:paraId="4B5DDA26" w14:textId="77777777" w:rsidR="00DF4961" w:rsidRDefault="00DF4961">
          <w:pPr>
            <w:pStyle w:val="TOC2"/>
            <w:tabs>
              <w:tab w:val="right" w:leader="dot" w:pos="8777"/>
            </w:tabs>
            <w:rPr>
              <w:rFonts w:asciiTheme="minorHAnsi" w:eastAsiaTheme="minorEastAsia" w:hAnsiTheme="minorHAnsi" w:cstheme="minorBidi"/>
              <w:noProof/>
              <w:color w:val="auto"/>
              <w:sz w:val="22"/>
              <w:szCs w:val="22"/>
              <w:lang w:eastAsia="en-US" w:bidi="ar-SA"/>
            </w:rPr>
          </w:pPr>
          <w:hyperlink w:anchor="_Toc470201060" w:history="1">
            <w:r w:rsidRPr="00A34611">
              <w:rPr>
                <w:rStyle w:val="Hyperlink"/>
                <w:noProof/>
              </w:rPr>
              <w:t>5. Phạm vi của đồ án và các công cụ được sử dụng</w:t>
            </w:r>
            <w:r>
              <w:rPr>
                <w:noProof/>
                <w:webHidden/>
              </w:rPr>
              <w:tab/>
            </w:r>
            <w:r>
              <w:rPr>
                <w:noProof/>
                <w:webHidden/>
              </w:rPr>
              <w:fldChar w:fldCharType="begin"/>
            </w:r>
            <w:r>
              <w:rPr>
                <w:noProof/>
                <w:webHidden/>
              </w:rPr>
              <w:instrText xml:space="preserve"> PAGEREF _Toc470201060 \h </w:instrText>
            </w:r>
            <w:r>
              <w:rPr>
                <w:noProof/>
                <w:webHidden/>
              </w:rPr>
            </w:r>
            <w:r>
              <w:rPr>
                <w:noProof/>
                <w:webHidden/>
              </w:rPr>
              <w:fldChar w:fldCharType="separate"/>
            </w:r>
            <w:r>
              <w:rPr>
                <w:noProof/>
                <w:webHidden/>
              </w:rPr>
              <w:t>24</w:t>
            </w:r>
            <w:r>
              <w:rPr>
                <w:noProof/>
                <w:webHidden/>
              </w:rPr>
              <w:fldChar w:fldCharType="end"/>
            </w:r>
          </w:hyperlink>
        </w:p>
        <w:p w14:paraId="6A86B061" w14:textId="77777777" w:rsidR="00DF4961" w:rsidRDefault="00DF4961">
          <w:pPr>
            <w:pStyle w:val="TOC3"/>
            <w:tabs>
              <w:tab w:val="right" w:leader="dot" w:pos="8777"/>
            </w:tabs>
            <w:rPr>
              <w:rFonts w:asciiTheme="minorHAnsi" w:eastAsiaTheme="minorEastAsia" w:hAnsiTheme="minorHAnsi" w:cstheme="minorBidi"/>
              <w:noProof/>
              <w:color w:val="auto"/>
              <w:sz w:val="22"/>
              <w:szCs w:val="22"/>
              <w:lang w:eastAsia="en-US" w:bidi="ar-SA"/>
            </w:rPr>
          </w:pPr>
          <w:hyperlink w:anchor="_Toc470201061" w:history="1">
            <w:r w:rsidRPr="00A34611">
              <w:rPr>
                <w:rStyle w:val="Hyperlink"/>
                <w:noProof/>
              </w:rPr>
              <w:t>5.1 Phạm vi của đồ án</w:t>
            </w:r>
            <w:r>
              <w:rPr>
                <w:noProof/>
                <w:webHidden/>
              </w:rPr>
              <w:tab/>
            </w:r>
            <w:r>
              <w:rPr>
                <w:noProof/>
                <w:webHidden/>
              </w:rPr>
              <w:fldChar w:fldCharType="begin"/>
            </w:r>
            <w:r>
              <w:rPr>
                <w:noProof/>
                <w:webHidden/>
              </w:rPr>
              <w:instrText xml:space="preserve"> PAGEREF _Toc470201061 \h </w:instrText>
            </w:r>
            <w:r>
              <w:rPr>
                <w:noProof/>
                <w:webHidden/>
              </w:rPr>
            </w:r>
            <w:r>
              <w:rPr>
                <w:noProof/>
                <w:webHidden/>
              </w:rPr>
              <w:fldChar w:fldCharType="separate"/>
            </w:r>
            <w:r>
              <w:rPr>
                <w:noProof/>
                <w:webHidden/>
              </w:rPr>
              <w:t>24</w:t>
            </w:r>
            <w:r>
              <w:rPr>
                <w:noProof/>
                <w:webHidden/>
              </w:rPr>
              <w:fldChar w:fldCharType="end"/>
            </w:r>
          </w:hyperlink>
        </w:p>
        <w:p w14:paraId="4C296B81" w14:textId="77777777" w:rsidR="00DF4961" w:rsidRDefault="00DF4961">
          <w:pPr>
            <w:pStyle w:val="TOC3"/>
            <w:tabs>
              <w:tab w:val="right" w:leader="dot" w:pos="8777"/>
            </w:tabs>
            <w:rPr>
              <w:rFonts w:asciiTheme="minorHAnsi" w:eastAsiaTheme="minorEastAsia" w:hAnsiTheme="minorHAnsi" w:cstheme="minorBidi"/>
              <w:noProof/>
              <w:color w:val="auto"/>
              <w:sz w:val="22"/>
              <w:szCs w:val="22"/>
              <w:lang w:eastAsia="en-US" w:bidi="ar-SA"/>
            </w:rPr>
          </w:pPr>
          <w:hyperlink w:anchor="_Toc470201062" w:history="1">
            <w:r w:rsidRPr="00A34611">
              <w:rPr>
                <w:rStyle w:val="Hyperlink"/>
                <w:noProof/>
              </w:rPr>
              <w:t>5.2 Python2.7/Flask</w:t>
            </w:r>
            <w:r>
              <w:rPr>
                <w:noProof/>
                <w:webHidden/>
              </w:rPr>
              <w:tab/>
            </w:r>
            <w:r>
              <w:rPr>
                <w:noProof/>
                <w:webHidden/>
              </w:rPr>
              <w:fldChar w:fldCharType="begin"/>
            </w:r>
            <w:r>
              <w:rPr>
                <w:noProof/>
                <w:webHidden/>
              </w:rPr>
              <w:instrText xml:space="preserve"> PAGEREF _Toc470201062 \h </w:instrText>
            </w:r>
            <w:r>
              <w:rPr>
                <w:noProof/>
                <w:webHidden/>
              </w:rPr>
            </w:r>
            <w:r>
              <w:rPr>
                <w:noProof/>
                <w:webHidden/>
              </w:rPr>
              <w:fldChar w:fldCharType="separate"/>
            </w:r>
            <w:r>
              <w:rPr>
                <w:noProof/>
                <w:webHidden/>
              </w:rPr>
              <w:t>25</w:t>
            </w:r>
            <w:r>
              <w:rPr>
                <w:noProof/>
                <w:webHidden/>
              </w:rPr>
              <w:fldChar w:fldCharType="end"/>
            </w:r>
          </w:hyperlink>
        </w:p>
        <w:p w14:paraId="6C0E0DC6" w14:textId="77777777" w:rsidR="00DF4961" w:rsidRDefault="00DF4961">
          <w:pPr>
            <w:pStyle w:val="TOC3"/>
            <w:tabs>
              <w:tab w:val="right" w:leader="dot" w:pos="8777"/>
            </w:tabs>
            <w:rPr>
              <w:rFonts w:asciiTheme="minorHAnsi" w:eastAsiaTheme="minorEastAsia" w:hAnsiTheme="minorHAnsi" w:cstheme="minorBidi"/>
              <w:noProof/>
              <w:color w:val="auto"/>
              <w:sz w:val="22"/>
              <w:szCs w:val="22"/>
              <w:lang w:eastAsia="en-US" w:bidi="ar-SA"/>
            </w:rPr>
          </w:pPr>
          <w:hyperlink w:anchor="_Toc470201063" w:history="1">
            <w:r w:rsidRPr="00A34611">
              <w:rPr>
                <w:rStyle w:val="Hyperlink"/>
                <w:noProof/>
              </w:rPr>
              <w:t>5.3 Angular2</w:t>
            </w:r>
            <w:r>
              <w:rPr>
                <w:noProof/>
                <w:webHidden/>
              </w:rPr>
              <w:tab/>
            </w:r>
            <w:r>
              <w:rPr>
                <w:noProof/>
                <w:webHidden/>
              </w:rPr>
              <w:fldChar w:fldCharType="begin"/>
            </w:r>
            <w:r>
              <w:rPr>
                <w:noProof/>
                <w:webHidden/>
              </w:rPr>
              <w:instrText xml:space="preserve"> PAGEREF _Toc470201063 \h </w:instrText>
            </w:r>
            <w:r>
              <w:rPr>
                <w:noProof/>
                <w:webHidden/>
              </w:rPr>
            </w:r>
            <w:r>
              <w:rPr>
                <w:noProof/>
                <w:webHidden/>
              </w:rPr>
              <w:fldChar w:fldCharType="separate"/>
            </w:r>
            <w:r>
              <w:rPr>
                <w:noProof/>
                <w:webHidden/>
              </w:rPr>
              <w:t>26</w:t>
            </w:r>
            <w:r>
              <w:rPr>
                <w:noProof/>
                <w:webHidden/>
              </w:rPr>
              <w:fldChar w:fldCharType="end"/>
            </w:r>
          </w:hyperlink>
        </w:p>
        <w:p w14:paraId="723363EE" w14:textId="77777777" w:rsidR="00DF4961" w:rsidRDefault="00DF4961">
          <w:pPr>
            <w:pStyle w:val="TOC3"/>
            <w:tabs>
              <w:tab w:val="right" w:leader="dot" w:pos="8777"/>
            </w:tabs>
            <w:rPr>
              <w:rFonts w:asciiTheme="minorHAnsi" w:eastAsiaTheme="minorEastAsia" w:hAnsiTheme="minorHAnsi" w:cstheme="minorBidi"/>
              <w:noProof/>
              <w:color w:val="auto"/>
              <w:sz w:val="22"/>
              <w:szCs w:val="22"/>
              <w:lang w:eastAsia="en-US" w:bidi="ar-SA"/>
            </w:rPr>
          </w:pPr>
          <w:hyperlink w:anchor="_Toc470201064" w:history="1">
            <w:r w:rsidRPr="00A34611">
              <w:rPr>
                <w:rStyle w:val="Hyperlink"/>
                <w:noProof/>
              </w:rPr>
              <w:t>5.4 InfluxDB</w:t>
            </w:r>
            <w:r>
              <w:rPr>
                <w:noProof/>
                <w:webHidden/>
              </w:rPr>
              <w:tab/>
            </w:r>
            <w:r>
              <w:rPr>
                <w:noProof/>
                <w:webHidden/>
              </w:rPr>
              <w:fldChar w:fldCharType="begin"/>
            </w:r>
            <w:r>
              <w:rPr>
                <w:noProof/>
                <w:webHidden/>
              </w:rPr>
              <w:instrText xml:space="preserve"> PAGEREF _Toc470201064 \h </w:instrText>
            </w:r>
            <w:r>
              <w:rPr>
                <w:noProof/>
                <w:webHidden/>
              </w:rPr>
            </w:r>
            <w:r>
              <w:rPr>
                <w:noProof/>
                <w:webHidden/>
              </w:rPr>
              <w:fldChar w:fldCharType="separate"/>
            </w:r>
            <w:r>
              <w:rPr>
                <w:noProof/>
                <w:webHidden/>
              </w:rPr>
              <w:t>26</w:t>
            </w:r>
            <w:r>
              <w:rPr>
                <w:noProof/>
                <w:webHidden/>
              </w:rPr>
              <w:fldChar w:fldCharType="end"/>
            </w:r>
          </w:hyperlink>
        </w:p>
        <w:p w14:paraId="388D9D2B" w14:textId="77777777" w:rsidR="00DF4961" w:rsidRDefault="00DF4961">
          <w:pPr>
            <w:pStyle w:val="TOC3"/>
            <w:tabs>
              <w:tab w:val="right" w:leader="dot" w:pos="8777"/>
            </w:tabs>
            <w:rPr>
              <w:rFonts w:asciiTheme="minorHAnsi" w:eastAsiaTheme="minorEastAsia" w:hAnsiTheme="minorHAnsi" w:cstheme="minorBidi"/>
              <w:noProof/>
              <w:color w:val="auto"/>
              <w:sz w:val="22"/>
              <w:szCs w:val="22"/>
              <w:lang w:eastAsia="en-US" w:bidi="ar-SA"/>
            </w:rPr>
          </w:pPr>
          <w:hyperlink w:anchor="_Toc470201065" w:history="1">
            <w:r w:rsidRPr="00A34611">
              <w:rPr>
                <w:rStyle w:val="Hyperlink"/>
                <w:noProof/>
              </w:rPr>
              <w:t>5.5 Git và GitHub</w:t>
            </w:r>
            <w:r>
              <w:rPr>
                <w:noProof/>
                <w:webHidden/>
              </w:rPr>
              <w:tab/>
            </w:r>
            <w:r>
              <w:rPr>
                <w:noProof/>
                <w:webHidden/>
              </w:rPr>
              <w:fldChar w:fldCharType="begin"/>
            </w:r>
            <w:r>
              <w:rPr>
                <w:noProof/>
                <w:webHidden/>
              </w:rPr>
              <w:instrText xml:space="preserve"> PAGEREF _Toc470201065 \h </w:instrText>
            </w:r>
            <w:r>
              <w:rPr>
                <w:noProof/>
                <w:webHidden/>
              </w:rPr>
            </w:r>
            <w:r>
              <w:rPr>
                <w:noProof/>
                <w:webHidden/>
              </w:rPr>
              <w:fldChar w:fldCharType="separate"/>
            </w:r>
            <w:r>
              <w:rPr>
                <w:noProof/>
                <w:webHidden/>
              </w:rPr>
              <w:t>26</w:t>
            </w:r>
            <w:r>
              <w:rPr>
                <w:noProof/>
                <w:webHidden/>
              </w:rPr>
              <w:fldChar w:fldCharType="end"/>
            </w:r>
          </w:hyperlink>
        </w:p>
        <w:p w14:paraId="2BD35044" w14:textId="77777777" w:rsidR="00DF4961" w:rsidRDefault="00DF4961">
          <w:pPr>
            <w:pStyle w:val="TOC3"/>
            <w:tabs>
              <w:tab w:val="right" w:leader="dot" w:pos="8777"/>
            </w:tabs>
            <w:rPr>
              <w:rFonts w:asciiTheme="minorHAnsi" w:eastAsiaTheme="minorEastAsia" w:hAnsiTheme="minorHAnsi" w:cstheme="minorBidi"/>
              <w:noProof/>
              <w:color w:val="auto"/>
              <w:sz w:val="22"/>
              <w:szCs w:val="22"/>
              <w:lang w:eastAsia="en-US" w:bidi="ar-SA"/>
            </w:rPr>
          </w:pPr>
          <w:hyperlink w:anchor="_Toc470201066" w:history="1">
            <w:r w:rsidRPr="00A34611">
              <w:rPr>
                <w:rStyle w:val="Hyperlink"/>
                <w:noProof/>
              </w:rPr>
              <w:t>5.6 Docker</w:t>
            </w:r>
            <w:r>
              <w:rPr>
                <w:noProof/>
                <w:webHidden/>
              </w:rPr>
              <w:tab/>
            </w:r>
            <w:r>
              <w:rPr>
                <w:noProof/>
                <w:webHidden/>
              </w:rPr>
              <w:fldChar w:fldCharType="begin"/>
            </w:r>
            <w:r>
              <w:rPr>
                <w:noProof/>
                <w:webHidden/>
              </w:rPr>
              <w:instrText xml:space="preserve"> PAGEREF _Toc470201066 \h </w:instrText>
            </w:r>
            <w:r>
              <w:rPr>
                <w:noProof/>
                <w:webHidden/>
              </w:rPr>
            </w:r>
            <w:r>
              <w:rPr>
                <w:noProof/>
                <w:webHidden/>
              </w:rPr>
              <w:fldChar w:fldCharType="separate"/>
            </w:r>
            <w:r>
              <w:rPr>
                <w:noProof/>
                <w:webHidden/>
              </w:rPr>
              <w:t>27</w:t>
            </w:r>
            <w:r>
              <w:rPr>
                <w:noProof/>
                <w:webHidden/>
              </w:rPr>
              <w:fldChar w:fldCharType="end"/>
            </w:r>
          </w:hyperlink>
        </w:p>
        <w:p w14:paraId="64BB0BC8" w14:textId="77777777" w:rsidR="00DF4961" w:rsidRDefault="00DF4961">
          <w:pPr>
            <w:pStyle w:val="TOC2"/>
            <w:tabs>
              <w:tab w:val="right" w:leader="dot" w:pos="8777"/>
            </w:tabs>
            <w:rPr>
              <w:rFonts w:asciiTheme="minorHAnsi" w:eastAsiaTheme="minorEastAsia" w:hAnsiTheme="minorHAnsi" w:cstheme="minorBidi"/>
              <w:noProof/>
              <w:color w:val="auto"/>
              <w:sz w:val="22"/>
              <w:szCs w:val="22"/>
              <w:lang w:eastAsia="en-US" w:bidi="ar-SA"/>
            </w:rPr>
          </w:pPr>
          <w:hyperlink w:anchor="_Toc470201067" w:history="1">
            <w:r w:rsidRPr="00A34611">
              <w:rPr>
                <w:rStyle w:val="Hyperlink"/>
                <w:noProof/>
              </w:rPr>
              <w:t>6. Tóm tắt chương</w:t>
            </w:r>
            <w:r>
              <w:rPr>
                <w:noProof/>
                <w:webHidden/>
              </w:rPr>
              <w:tab/>
            </w:r>
            <w:r>
              <w:rPr>
                <w:noProof/>
                <w:webHidden/>
              </w:rPr>
              <w:fldChar w:fldCharType="begin"/>
            </w:r>
            <w:r>
              <w:rPr>
                <w:noProof/>
                <w:webHidden/>
              </w:rPr>
              <w:instrText xml:space="preserve"> PAGEREF _Toc470201067 \h </w:instrText>
            </w:r>
            <w:r>
              <w:rPr>
                <w:noProof/>
                <w:webHidden/>
              </w:rPr>
            </w:r>
            <w:r>
              <w:rPr>
                <w:noProof/>
                <w:webHidden/>
              </w:rPr>
              <w:fldChar w:fldCharType="separate"/>
            </w:r>
            <w:r>
              <w:rPr>
                <w:noProof/>
                <w:webHidden/>
              </w:rPr>
              <w:t>27</w:t>
            </w:r>
            <w:r>
              <w:rPr>
                <w:noProof/>
                <w:webHidden/>
              </w:rPr>
              <w:fldChar w:fldCharType="end"/>
            </w:r>
          </w:hyperlink>
        </w:p>
        <w:p w14:paraId="76BFD1A4" w14:textId="77777777" w:rsidR="00DF4961" w:rsidRDefault="00DF4961">
          <w:pPr>
            <w:pStyle w:val="TOC1"/>
            <w:tabs>
              <w:tab w:val="right" w:leader="dot" w:pos="8777"/>
            </w:tabs>
            <w:rPr>
              <w:rFonts w:asciiTheme="minorHAnsi" w:eastAsiaTheme="minorEastAsia" w:hAnsiTheme="minorHAnsi" w:cstheme="minorBidi"/>
              <w:noProof/>
              <w:color w:val="auto"/>
              <w:sz w:val="22"/>
              <w:szCs w:val="22"/>
              <w:lang w:eastAsia="en-US" w:bidi="ar-SA"/>
            </w:rPr>
          </w:pPr>
          <w:hyperlink w:anchor="_Toc470201068" w:history="1">
            <w:r w:rsidRPr="00A34611">
              <w:rPr>
                <w:rStyle w:val="Hyperlink"/>
                <w:noProof/>
              </w:rPr>
              <w:t>Chương II, Các kết quả đạt được</w:t>
            </w:r>
            <w:r>
              <w:rPr>
                <w:noProof/>
                <w:webHidden/>
              </w:rPr>
              <w:tab/>
            </w:r>
            <w:r>
              <w:rPr>
                <w:noProof/>
                <w:webHidden/>
              </w:rPr>
              <w:fldChar w:fldCharType="begin"/>
            </w:r>
            <w:r>
              <w:rPr>
                <w:noProof/>
                <w:webHidden/>
              </w:rPr>
              <w:instrText xml:space="preserve"> PAGEREF _Toc470201068 \h </w:instrText>
            </w:r>
            <w:r>
              <w:rPr>
                <w:noProof/>
                <w:webHidden/>
              </w:rPr>
            </w:r>
            <w:r>
              <w:rPr>
                <w:noProof/>
                <w:webHidden/>
              </w:rPr>
              <w:fldChar w:fldCharType="separate"/>
            </w:r>
            <w:r>
              <w:rPr>
                <w:noProof/>
                <w:webHidden/>
              </w:rPr>
              <w:t>28</w:t>
            </w:r>
            <w:r>
              <w:rPr>
                <w:noProof/>
                <w:webHidden/>
              </w:rPr>
              <w:fldChar w:fldCharType="end"/>
            </w:r>
          </w:hyperlink>
        </w:p>
        <w:p w14:paraId="37DA868D" w14:textId="77777777" w:rsidR="00DF4961" w:rsidRDefault="00DF4961">
          <w:pPr>
            <w:pStyle w:val="TOC2"/>
            <w:tabs>
              <w:tab w:val="right" w:leader="dot" w:pos="8777"/>
            </w:tabs>
            <w:rPr>
              <w:rFonts w:asciiTheme="minorHAnsi" w:eastAsiaTheme="minorEastAsia" w:hAnsiTheme="minorHAnsi" w:cstheme="minorBidi"/>
              <w:noProof/>
              <w:color w:val="auto"/>
              <w:sz w:val="22"/>
              <w:szCs w:val="22"/>
              <w:lang w:eastAsia="en-US" w:bidi="ar-SA"/>
            </w:rPr>
          </w:pPr>
          <w:hyperlink w:anchor="_Toc470201069" w:history="1">
            <w:r w:rsidRPr="00A34611">
              <w:rPr>
                <w:rStyle w:val="Hyperlink"/>
                <w:noProof/>
              </w:rPr>
              <w:t>1, Kiến trúc hệ thống</w:t>
            </w:r>
            <w:r>
              <w:rPr>
                <w:noProof/>
                <w:webHidden/>
              </w:rPr>
              <w:tab/>
            </w:r>
            <w:r>
              <w:rPr>
                <w:noProof/>
                <w:webHidden/>
              </w:rPr>
              <w:fldChar w:fldCharType="begin"/>
            </w:r>
            <w:r>
              <w:rPr>
                <w:noProof/>
                <w:webHidden/>
              </w:rPr>
              <w:instrText xml:space="preserve"> PAGEREF _Toc470201069 \h </w:instrText>
            </w:r>
            <w:r>
              <w:rPr>
                <w:noProof/>
                <w:webHidden/>
              </w:rPr>
            </w:r>
            <w:r>
              <w:rPr>
                <w:noProof/>
                <w:webHidden/>
              </w:rPr>
              <w:fldChar w:fldCharType="separate"/>
            </w:r>
            <w:r>
              <w:rPr>
                <w:noProof/>
                <w:webHidden/>
              </w:rPr>
              <w:t>28</w:t>
            </w:r>
            <w:r>
              <w:rPr>
                <w:noProof/>
                <w:webHidden/>
              </w:rPr>
              <w:fldChar w:fldCharType="end"/>
            </w:r>
          </w:hyperlink>
        </w:p>
        <w:p w14:paraId="5568A05E" w14:textId="77777777" w:rsidR="00DF4961" w:rsidRDefault="00DF4961">
          <w:pPr>
            <w:pStyle w:val="TOC3"/>
            <w:tabs>
              <w:tab w:val="right" w:leader="dot" w:pos="8777"/>
            </w:tabs>
            <w:rPr>
              <w:rFonts w:asciiTheme="minorHAnsi" w:eastAsiaTheme="minorEastAsia" w:hAnsiTheme="minorHAnsi" w:cstheme="minorBidi"/>
              <w:noProof/>
              <w:color w:val="auto"/>
              <w:sz w:val="22"/>
              <w:szCs w:val="22"/>
              <w:lang w:eastAsia="en-US" w:bidi="ar-SA"/>
            </w:rPr>
          </w:pPr>
          <w:hyperlink w:anchor="_Toc470201070" w:history="1">
            <w:r w:rsidRPr="00A34611">
              <w:rPr>
                <w:rStyle w:val="Hyperlink"/>
                <w:noProof/>
              </w:rPr>
              <w:t>1. 1 IoT Platform</w:t>
            </w:r>
            <w:r>
              <w:rPr>
                <w:noProof/>
                <w:webHidden/>
              </w:rPr>
              <w:tab/>
            </w:r>
            <w:r>
              <w:rPr>
                <w:noProof/>
                <w:webHidden/>
              </w:rPr>
              <w:fldChar w:fldCharType="begin"/>
            </w:r>
            <w:r>
              <w:rPr>
                <w:noProof/>
                <w:webHidden/>
              </w:rPr>
              <w:instrText xml:space="preserve"> PAGEREF _Toc470201070 \h </w:instrText>
            </w:r>
            <w:r>
              <w:rPr>
                <w:noProof/>
                <w:webHidden/>
              </w:rPr>
            </w:r>
            <w:r>
              <w:rPr>
                <w:noProof/>
                <w:webHidden/>
              </w:rPr>
              <w:fldChar w:fldCharType="separate"/>
            </w:r>
            <w:r>
              <w:rPr>
                <w:noProof/>
                <w:webHidden/>
              </w:rPr>
              <w:t>29</w:t>
            </w:r>
            <w:r>
              <w:rPr>
                <w:noProof/>
                <w:webHidden/>
              </w:rPr>
              <w:fldChar w:fldCharType="end"/>
            </w:r>
          </w:hyperlink>
        </w:p>
        <w:p w14:paraId="29DD2B7D" w14:textId="77777777" w:rsidR="00DF4961" w:rsidRDefault="00DF4961">
          <w:pPr>
            <w:pStyle w:val="TOC3"/>
            <w:tabs>
              <w:tab w:val="right" w:leader="dot" w:pos="8777"/>
            </w:tabs>
            <w:rPr>
              <w:rFonts w:asciiTheme="minorHAnsi" w:eastAsiaTheme="minorEastAsia" w:hAnsiTheme="minorHAnsi" w:cstheme="minorBidi"/>
              <w:noProof/>
              <w:color w:val="auto"/>
              <w:sz w:val="22"/>
              <w:szCs w:val="22"/>
              <w:lang w:eastAsia="en-US" w:bidi="ar-SA"/>
            </w:rPr>
          </w:pPr>
          <w:hyperlink w:anchor="_Toc470201071" w:history="1">
            <w:r w:rsidRPr="00A34611">
              <w:rPr>
                <w:rStyle w:val="Hyperlink"/>
                <w:noProof/>
              </w:rPr>
              <w:t>1.2 State Service</w:t>
            </w:r>
            <w:r>
              <w:rPr>
                <w:noProof/>
                <w:webHidden/>
              </w:rPr>
              <w:tab/>
            </w:r>
            <w:r>
              <w:rPr>
                <w:noProof/>
                <w:webHidden/>
              </w:rPr>
              <w:fldChar w:fldCharType="begin"/>
            </w:r>
            <w:r>
              <w:rPr>
                <w:noProof/>
                <w:webHidden/>
              </w:rPr>
              <w:instrText xml:space="preserve"> PAGEREF _Toc470201071 \h </w:instrText>
            </w:r>
            <w:r>
              <w:rPr>
                <w:noProof/>
                <w:webHidden/>
              </w:rPr>
            </w:r>
            <w:r>
              <w:rPr>
                <w:noProof/>
                <w:webHidden/>
              </w:rPr>
              <w:fldChar w:fldCharType="separate"/>
            </w:r>
            <w:r>
              <w:rPr>
                <w:noProof/>
                <w:webHidden/>
              </w:rPr>
              <w:t>29</w:t>
            </w:r>
            <w:r>
              <w:rPr>
                <w:noProof/>
                <w:webHidden/>
              </w:rPr>
              <w:fldChar w:fldCharType="end"/>
            </w:r>
          </w:hyperlink>
        </w:p>
        <w:p w14:paraId="24DA1F1F" w14:textId="77777777" w:rsidR="00DF4961" w:rsidRDefault="00DF4961">
          <w:pPr>
            <w:pStyle w:val="TOC3"/>
            <w:tabs>
              <w:tab w:val="right" w:leader="dot" w:pos="8777"/>
            </w:tabs>
            <w:rPr>
              <w:rFonts w:asciiTheme="minorHAnsi" w:eastAsiaTheme="minorEastAsia" w:hAnsiTheme="minorHAnsi" w:cstheme="minorBidi"/>
              <w:noProof/>
              <w:color w:val="auto"/>
              <w:sz w:val="22"/>
              <w:szCs w:val="22"/>
              <w:lang w:eastAsia="en-US" w:bidi="ar-SA"/>
            </w:rPr>
          </w:pPr>
          <w:hyperlink w:anchor="_Toc470201072" w:history="1">
            <w:r w:rsidRPr="00A34611">
              <w:rPr>
                <w:rStyle w:val="Hyperlink"/>
                <w:noProof/>
              </w:rPr>
              <w:t>1.3 Rules Service</w:t>
            </w:r>
            <w:r>
              <w:rPr>
                <w:noProof/>
                <w:webHidden/>
              </w:rPr>
              <w:tab/>
            </w:r>
            <w:r>
              <w:rPr>
                <w:noProof/>
                <w:webHidden/>
              </w:rPr>
              <w:fldChar w:fldCharType="begin"/>
            </w:r>
            <w:r>
              <w:rPr>
                <w:noProof/>
                <w:webHidden/>
              </w:rPr>
              <w:instrText xml:space="preserve"> PAGEREF _Toc470201072 \h </w:instrText>
            </w:r>
            <w:r>
              <w:rPr>
                <w:noProof/>
                <w:webHidden/>
              </w:rPr>
            </w:r>
            <w:r>
              <w:rPr>
                <w:noProof/>
                <w:webHidden/>
              </w:rPr>
              <w:fldChar w:fldCharType="separate"/>
            </w:r>
            <w:r>
              <w:rPr>
                <w:noProof/>
                <w:webHidden/>
              </w:rPr>
              <w:t>30</w:t>
            </w:r>
            <w:r>
              <w:rPr>
                <w:noProof/>
                <w:webHidden/>
              </w:rPr>
              <w:fldChar w:fldCharType="end"/>
            </w:r>
          </w:hyperlink>
        </w:p>
        <w:p w14:paraId="5EE8B164" w14:textId="77777777" w:rsidR="00DF4961" w:rsidRDefault="00DF4961">
          <w:pPr>
            <w:pStyle w:val="TOC3"/>
            <w:tabs>
              <w:tab w:val="right" w:leader="dot" w:pos="8777"/>
            </w:tabs>
            <w:rPr>
              <w:rFonts w:asciiTheme="minorHAnsi" w:eastAsiaTheme="minorEastAsia" w:hAnsiTheme="minorHAnsi" w:cstheme="minorBidi"/>
              <w:noProof/>
              <w:color w:val="auto"/>
              <w:sz w:val="22"/>
              <w:szCs w:val="22"/>
              <w:lang w:eastAsia="en-US" w:bidi="ar-SA"/>
            </w:rPr>
          </w:pPr>
          <w:hyperlink w:anchor="_Toc470201073" w:history="1">
            <w:r w:rsidRPr="00A34611">
              <w:rPr>
                <w:rStyle w:val="Hyperlink"/>
                <w:noProof/>
              </w:rPr>
              <w:t>1.4 RESTful API</w:t>
            </w:r>
            <w:r>
              <w:rPr>
                <w:noProof/>
                <w:webHidden/>
              </w:rPr>
              <w:tab/>
            </w:r>
            <w:r>
              <w:rPr>
                <w:noProof/>
                <w:webHidden/>
              </w:rPr>
              <w:fldChar w:fldCharType="begin"/>
            </w:r>
            <w:r>
              <w:rPr>
                <w:noProof/>
                <w:webHidden/>
              </w:rPr>
              <w:instrText xml:space="preserve"> PAGEREF _Toc470201073 \h </w:instrText>
            </w:r>
            <w:r>
              <w:rPr>
                <w:noProof/>
                <w:webHidden/>
              </w:rPr>
            </w:r>
            <w:r>
              <w:rPr>
                <w:noProof/>
                <w:webHidden/>
              </w:rPr>
              <w:fldChar w:fldCharType="separate"/>
            </w:r>
            <w:r>
              <w:rPr>
                <w:noProof/>
                <w:webHidden/>
              </w:rPr>
              <w:t>30</w:t>
            </w:r>
            <w:r>
              <w:rPr>
                <w:noProof/>
                <w:webHidden/>
              </w:rPr>
              <w:fldChar w:fldCharType="end"/>
            </w:r>
          </w:hyperlink>
        </w:p>
        <w:p w14:paraId="1FEA2DF6" w14:textId="77777777" w:rsidR="00DF4961" w:rsidRDefault="00DF4961">
          <w:pPr>
            <w:pStyle w:val="TOC3"/>
            <w:tabs>
              <w:tab w:val="right" w:leader="dot" w:pos="8777"/>
            </w:tabs>
            <w:rPr>
              <w:rFonts w:asciiTheme="minorHAnsi" w:eastAsiaTheme="minorEastAsia" w:hAnsiTheme="minorHAnsi" w:cstheme="minorBidi"/>
              <w:noProof/>
              <w:color w:val="auto"/>
              <w:sz w:val="22"/>
              <w:szCs w:val="22"/>
              <w:lang w:eastAsia="en-US" w:bidi="ar-SA"/>
            </w:rPr>
          </w:pPr>
          <w:hyperlink w:anchor="_Toc470201074" w:history="1">
            <w:r w:rsidRPr="00A34611">
              <w:rPr>
                <w:rStyle w:val="Hyperlink"/>
                <w:noProof/>
              </w:rPr>
              <w:t>1.5 Web Interface</w:t>
            </w:r>
            <w:r>
              <w:rPr>
                <w:noProof/>
                <w:webHidden/>
              </w:rPr>
              <w:tab/>
            </w:r>
            <w:r>
              <w:rPr>
                <w:noProof/>
                <w:webHidden/>
              </w:rPr>
              <w:fldChar w:fldCharType="begin"/>
            </w:r>
            <w:r>
              <w:rPr>
                <w:noProof/>
                <w:webHidden/>
              </w:rPr>
              <w:instrText xml:space="preserve"> PAGEREF _Toc470201074 \h </w:instrText>
            </w:r>
            <w:r>
              <w:rPr>
                <w:noProof/>
                <w:webHidden/>
              </w:rPr>
            </w:r>
            <w:r>
              <w:rPr>
                <w:noProof/>
                <w:webHidden/>
              </w:rPr>
              <w:fldChar w:fldCharType="separate"/>
            </w:r>
            <w:r>
              <w:rPr>
                <w:noProof/>
                <w:webHidden/>
              </w:rPr>
              <w:t>30</w:t>
            </w:r>
            <w:r>
              <w:rPr>
                <w:noProof/>
                <w:webHidden/>
              </w:rPr>
              <w:fldChar w:fldCharType="end"/>
            </w:r>
          </w:hyperlink>
        </w:p>
        <w:p w14:paraId="75F1E7AB" w14:textId="77777777" w:rsidR="00DF4961" w:rsidRDefault="00DF4961">
          <w:pPr>
            <w:pStyle w:val="TOC2"/>
            <w:tabs>
              <w:tab w:val="right" w:leader="dot" w:pos="8777"/>
            </w:tabs>
            <w:rPr>
              <w:rFonts w:asciiTheme="minorHAnsi" w:eastAsiaTheme="minorEastAsia" w:hAnsiTheme="minorHAnsi" w:cstheme="minorBidi"/>
              <w:noProof/>
              <w:color w:val="auto"/>
              <w:sz w:val="22"/>
              <w:szCs w:val="22"/>
              <w:lang w:eastAsia="en-US" w:bidi="ar-SA"/>
            </w:rPr>
          </w:pPr>
          <w:hyperlink w:anchor="_Toc470201075" w:history="1">
            <w:r w:rsidRPr="00A34611">
              <w:rPr>
                <w:rStyle w:val="Hyperlink"/>
                <w:noProof/>
              </w:rPr>
              <w:t>2, Phân tích chức năng</w:t>
            </w:r>
            <w:r>
              <w:rPr>
                <w:noProof/>
                <w:webHidden/>
              </w:rPr>
              <w:tab/>
            </w:r>
            <w:r>
              <w:rPr>
                <w:noProof/>
                <w:webHidden/>
              </w:rPr>
              <w:fldChar w:fldCharType="begin"/>
            </w:r>
            <w:r>
              <w:rPr>
                <w:noProof/>
                <w:webHidden/>
              </w:rPr>
              <w:instrText xml:space="preserve"> PAGEREF _Toc470201075 \h </w:instrText>
            </w:r>
            <w:r>
              <w:rPr>
                <w:noProof/>
                <w:webHidden/>
              </w:rPr>
            </w:r>
            <w:r>
              <w:rPr>
                <w:noProof/>
                <w:webHidden/>
              </w:rPr>
              <w:fldChar w:fldCharType="separate"/>
            </w:r>
            <w:r>
              <w:rPr>
                <w:noProof/>
                <w:webHidden/>
              </w:rPr>
              <w:t>31</w:t>
            </w:r>
            <w:r>
              <w:rPr>
                <w:noProof/>
                <w:webHidden/>
              </w:rPr>
              <w:fldChar w:fldCharType="end"/>
            </w:r>
          </w:hyperlink>
        </w:p>
        <w:p w14:paraId="5C5178E4" w14:textId="77777777" w:rsidR="00DF4961" w:rsidRDefault="00DF4961">
          <w:pPr>
            <w:pStyle w:val="TOC3"/>
            <w:tabs>
              <w:tab w:val="right" w:leader="dot" w:pos="8777"/>
            </w:tabs>
            <w:rPr>
              <w:rFonts w:asciiTheme="minorHAnsi" w:eastAsiaTheme="minorEastAsia" w:hAnsiTheme="minorHAnsi" w:cstheme="minorBidi"/>
              <w:noProof/>
              <w:color w:val="auto"/>
              <w:sz w:val="22"/>
              <w:szCs w:val="22"/>
              <w:lang w:eastAsia="en-US" w:bidi="ar-SA"/>
            </w:rPr>
          </w:pPr>
          <w:hyperlink w:anchor="_Toc470201076" w:history="1">
            <w:r w:rsidRPr="00A34611">
              <w:rPr>
                <w:rStyle w:val="Hyperlink"/>
                <w:noProof/>
              </w:rPr>
              <w:t>2.1 Các chức năng của hệ thống.</w:t>
            </w:r>
            <w:r>
              <w:rPr>
                <w:noProof/>
                <w:webHidden/>
              </w:rPr>
              <w:tab/>
            </w:r>
            <w:r>
              <w:rPr>
                <w:noProof/>
                <w:webHidden/>
              </w:rPr>
              <w:fldChar w:fldCharType="begin"/>
            </w:r>
            <w:r>
              <w:rPr>
                <w:noProof/>
                <w:webHidden/>
              </w:rPr>
              <w:instrText xml:space="preserve"> PAGEREF _Toc470201076 \h </w:instrText>
            </w:r>
            <w:r>
              <w:rPr>
                <w:noProof/>
                <w:webHidden/>
              </w:rPr>
            </w:r>
            <w:r>
              <w:rPr>
                <w:noProof/>
                <w:webHidden/>
              </w:rPr>
              <w:fldChar w:fldCharType="separate"/>
            </w:r>
            <w:r>
              <w:rPr>
                <w:noProof/>
                <w:webHidden/>
              </w:rPr>
              <w:t>31</w:t>
            </w:r>
            <w:r>
              <w:rPr>
                <w:noProof/>
                <w:webHidden/>
              </w:rPr>
              <w:fldChar w:fldCharType="end"/>
            </w:r>
          </w:hyperlink>
        </w:p>
        <w:p w14:paraId="3C97A0B7" w14:textId="77777777" w:rsidR="00DF4961" w:rsidRDefault="00DF4961">
          <w:pPr>
            <w:pStyle w:val="TOC3"/>
            <w:tabs>
              <w:tab w:val="right" w:leader="dot" w:pos="8777"/>
            </w:tabs>
            <w:rPr>
              <w:rFonts w:asciiTheme="minorHAnsi" w:eastAsiaTheme="minorEastAsia" w:hAnsiTheme="minorHAnsi" w:cstheme="minorBidi"/>
              <w:noProof/>
              <w:color w:val="auto"/>
              <w:sz w:val="22"/>
              <w:szCs w:val="22"/>
              <w:lang w:eastAsia="en-US" w:bidi="ar-SA"/>
            </w:rPr>
          </w:pPr>
          <w:hyperlink w:anchor="_Toc470201077" w:history="1">
            <w:r w:rsidRPr="00A34611">
              <w:rPr>
                <w:rStyle w:val="Hyperlink"/>
                <w:noProof/>
              </w:rPr>
              <w:t>2.2 Danh sách các REST API do hệ thống cung cấp</w:t>
            </w:r>
            <w:r>
              <w:rPr>
                <w:noProof/>
                <w:webHidden/>
              </w:rPr>
              <w:tab/>
            </w:r>
            <w:r>
              <w:rPr>
                <w:noProof/>
                <w:webHidden/>
              </w:rPr>
              <w:fldChar w:fldCharType="begin"/>
            </w:r>
            <w:r>
              <w:rPr>
                <w:noProof/>
                <w:webHidden/>
              </w:rPr>
              <w:instrText xml:space="preserve"> PAGEREF _Toc470201077 \h </w:instrText>
            </w:r>
            <w:r>
              <w:rPr>
                <w:noProof/>
                <w:webHidden/>
              </w:rPr>
            </w:r>
            <w:r>
              <w:rPr>
                <w:noProof/>
                <w:webHidden/>
              </w:rPr>
              <w:fldChar w:fldCharType="separate"/>
            </w:r>
            <w:r>
              <w:rPr>
                <w:noProof/>
                <w:webHidden/>
              </w:rPr>
              <w:t>33</w:t>
            </w:r>
            <w:r>
              <w:rPr>
                <w:noProof/>
                <w:webHidden/>
              </w:rPr>
              <w:fldChar w:fldCharType="end"/>
            </w:r>
          </w:hyperlink>
        </w:p>
        <w:p w14:paraId="1FFD56D0" w14:textId="77777777" w:rsidR="00DF4961" w:rsidRDefault="00DF4961">
          <w:pPr>
            <w:pStyle w:val="TOC3"/>
            <w:tabs>
              <w:tab w:val="right" w:leader="dot" w:pos="8777"/>
            </w:tabs>
            <w:rPr>
              <w:rFonts w:asciiTheme="minorHAnsi" w:eastAsiaTheme="minorEastAsia" w:hAnsiTheme="minorHAnsi" w:cstheme="minorBidi"/>
              <w:noProof/>
              <w:color w:val="auto"/>
              <w:sz w:val="22"/>
              <w:szCs w:val="22"/>
              <w:lang w:eastAsia="en-US" w:bidi="ar-SA"/>
            </w:rPr>
          </w:pPr>
          <w:hyperlink w:anchor="_Toc470201078" w:history="1">
            <w:r w:rsidRPr="00A34611">
              <w:rPr>
                <w:rStyle w:val="Hyperlink"/>
                <w:noProof/>
              </w:rPr>
              <w:t>2.3 Mô tả các ca sử dụng</w:t>
            </w:r>
            <w:r>
              <w:rPr>
                <w:noProof/>
                <w:webHidden/>
              </w:rPr>
              <w:tab/>
            </w:r>
            <w:r>
              <w:rPr>
                <w:noProof/>
                <w:webHidden/>
              </w:rPr>
              <w:fldChar w:fldCharType="begin"/>
            </w:r>
            <w:r>
              <w:rPr>
                <w:noProof/>
                <w:webHidden/>
              </w:rPr>
              <w:instrText xml:space="preserve"> PAGEREF _Toc470201078 \h </w:instrText>
            </w:r>
            <w:r>
              <w:rPr>
                <w:noProof/>
                <w:webHidden/>
              </w:rPr>
            </w:r>
            <w:r>
              <w:rPr>
                <w:noProof/>
                <w:webHidden/>
              </w:rPr>
              <w:fldChar w:fldCharType="separate"/>
            </w:r>
            <w:r>
              <w:rPr>
                <w:noProof/>
                <w:webHidden/>
              </w:rPr>
              <w:t>33</w:t>
            </w:r>
            <w:r>
              <w:rPr>
                <w:noProof/>
                <w:webHidden/>
              </w:rPr>
              <w:fldChar w:fldCharType="end"/>
            </w:r>
          </w:hyperlink>
        </w:p>
        <w:p w14:paraId="54F8243B" w14:textId="77777777" w:rsidR="00DF4961" w:rsidRDefault="00DF4961">
          <w:pPr>
            <w:pStyle w:val="TOC2"/>
            <w:tabs>
              <w:tab w:val="right" w:leader="dot" w:pos="8777"/>
            </w:tabs>
            <w:rPr>
              <w:rFonts w:asciiTheme="minorHAnsi" w:eastAsiaTheme="minorEastAsia" w:hAnsiTheme="minorHAnsi" w:cstheme="minorBidi"/>
              <w:noProof/>
              <w:color w:val="auto"/>
              <w:sz w:val="22"/>
              <w:szCs w:val="22"/>
              <w:lang w:eastAsia="en-US" w:bidi="ar-SA"/>
            </w:rPr>
          </w:pPr>
          <w:hyperlink w:anchor="_Toc470201079" w:history="1">
            <w:r w:rsidRPr="00A34611">
              <w:rPr>
                <w:rStyle w:val="Hyperlink"/>
                <w:noProof/>
              </w:rPr>
              <w:t>3. Thiết kế lớp</w:t>
            </w:r>
            <w:r>
              <w:rPr>
                <w:noProof/>
                <w:webHidden/>
              </w:rPr>
              <w:tab/>
            </w:r>
            <w:r>
              <w:rPr>
                <w:noProof/>
                <w:webHidden/>
              </w:rPr>
              <w:fldChar w:fldCharType="begin"/>
            </w:r>
            <w:r>
              <w:rPr>
                <w:noProof/>
                <w:webHidden/>
              </w:rPr>
              <w:instrText xml:space="preserve"> PAGEREF _Toc470201079 \h </w:instrText>
            </w:r>
            <w:r>
              <w:rPr>
                <w:noProof/>
                <w:webHidden/>
              </w:rPr>
            </w:r>
            <w:r>
              <w:rPr>
                <w:noProof/>
                <w:webHidden/>
              </w:rPr>
              <w:fldChar w:fldCharType="separate"/>
            </w:r>
            <w:r>
              <w:rPr>
                <w:noProof/>
                <w:webHidden/>
              </w:rPr>
              <w:t>42</w:t>
            </w:r>
            <w:r>
              <w:rPr>
                <w:noProof/>
                <w:webHidden/>
              </w:rPr>
              <w:fldChar w:fldCharType="end"/>
            </w:r>
          </w:hyperlink>
        </w:p>
        <w:p w14:paraId="4E92CDE4" w14:textId="77777777" w:rsidR="00DF4961" w:rsidRDefault="00DF4961">
          <w:pPr>
            <w:pStyle w:val="TOC3"/>
            <w:tabs>
              <w:tab w:val="right" w:leader="dot" w:pos="8777"/>
            </w:tabs>
            <w:rPr>
              <w:rFonts w:asciiTheme="minorHAnsi" w:eastAsiaTheme="minorEastAsia" w:hAnsiTheme="minorHAnsi" w:cstheme="minorBidi"/>
              <w:noProof/>
              <w:color w:val="auto"/>
              <w:sz w:val="22"/>
              <w:szCs w:val="22"/>
              <w:lang w:eastAsia="en-US" w:bidi="ar-SA"/>
            </w:rPr>
          </w:pPr>
          <w:hyperlink w:anchor="_Toc470201080" w:history="1">
            <w:r w:rsidRPr="00A34611">
              <w:rPr>
                <w:rStyle w:val="Hyperlink"/>
                <w:noProof/>
              </w:rPr>
              <w:t>3.1 Chi tiết các lớp</w:t>
            </w:r>
            <w:r>
              <w:rPr>
                <w:noProof/>
                <w:webHidden/>
              </w:rPr>
              <w:tab/>
            </w:r>
            <w:r>
              <w:rPr>
                <w:noProof/>
                <w:webHidden/>
              </w:rPr>
              <w:fldChar w:fldCharType="begin"/>
            </w:r>
            <w:r>
              <w:rPr>
                <w:noProof/>
                <w:webHidden/>
              </w:rPr>
              <w:instrText xml:space="preserve"> PAGEREF _Toc470201080 \h </w:instrText>
            </w:r>
            <w:r>
              <w:rPr>
                <w:noProof/>
                <w:webHidden/>
              </w:rPr>
            </w:r>
            <w:r>
              <w:rPr>
                <w:noProof/>
                <w:webHidden/>
              </w:rPr>
              <w:fldChar w:fldCharType="separate"/>
            </w:r>
            <w:r>
              <w:rPr>
                <w:noProof/>
                <w:webHidden/>
              </w:rPr>
              <w:t>43</w:t>
            </w:r>
            <w:r>
              <w:rPr>
                <w:noProof/>
                <w:webHidden/>
              </w:rPr>
              <w:fldChar w:fldCharType="end"/>
            </w:r>
          </w:hyperlink>
        </w:p>
        <w:p w14:paraId="70F1713A" w14:textId="77777777" w:rsidR="00DF4961" w:rsidRDefault="00DF4961">
          <w:pPr>
            <w:pStyle w:val="TOC3"/>
            <w:tabs>
              <w:tab w:val="right" w:leader="dot" w:pos="8777"/>
            </w:tabs>
            <w:rPr>
              <w:rFonts w:asciiTheme="minorHAnsi" w:eastAsiaTheme="minorEastAsia" w:hAnsiTheme="minorHAnsi" w:cstheme="minorBidi"/>
              <w:noProof/>
              <w:color w:val="auto"/>
              <w:sz w:val="22"/>
              <w:szCs w:val="22"/>
              <w:lang w:eastAsia="en-US" w:bidi="ar-SA"/>
            </w:rPr>
          </w:pPr>
          <w:hyperlink w:anchor="_Toc470201081" w:history="1">
            <w:r w:rsidRPr="00A34611">
              <w:rPr>
                <w:rStyle w:val="Hyperlink"/>
                <w:noProof/>
              </w:rPr>
              <w:t>3.2 Tính đa hình trong trong thiết kế lớp</w:t>
            </w:r>
            <w:r>
              <w:rPr>
                <w:noProof/>
                <w:webHidden/>
              </w:rPr>
              <w:tab/>
            </w:r>
            <w:r>
              <w:rPr>
                <w:noProof/>
                <w:webHidden/>
              </w:rPr>
              <w:fldChar w:fldCharType="begin"/>
            </w:r>
            <w:r>
              <w:rPr>
                <w:noProof/>
                <w:webHidden/>
              </w:rPr>
              <w:instrText xml:space="preserve"> PAGEREF _Toc470201081 \h </w:instrText>
            </w:r>
            <w:r>
              <w:rPr>
                <w:noProof/>
                <w:webHidden/>
              </w:rPr>
            </w:r>
            <w:r>
              <w:rPr>
                <w:noProof/>
                <w:webHidden/>
              </w:rPr>
              <w:fldChar w:fldCharType="separate"/>
            </w:r>
            <w:r>
              <w:rPr>
                <w:noProof/>
                <w:webHidden/>
              </w:rPr>
              <w:t>45</w:t>
            </w:r>
            <w:r>
              <w:rPr>
                <w:noProof/>
                <w:webHidden/>
              </w:rPr>
              <w:fldChar w:fldCharType="end"/>
            </w:r>
          </w:hyperlink>
        </w:p>
        <w:p w14:paraId="7991B042" w14:textId="77777777" w:rsidR="00DF4961" w:rsidRDefault="00DF4961">
          <w:pPr>
            <w:pStyle w:val="TOC2"/>
            <w:tabs>
              <w:tab w:val="right" w:leader="dot" w:pos="8777"/>
            </w:tabs>
            <w:rPr>
              <w:rFonts w:asciiTheme="minorHAnsi" w:eastAsiaTheme="minorEastAsia" w:hAnsiTheme="minorHAnsi" w:cstheme="minorBidi"/>
              <w:noProof/>
              <w:color w:val="auto"/>
              <w:sz w:val="22"/>
              <w:szCs w:val="22"/>
              <w:lang w:eastAsia="en-US" w:bidi="ar-SA"/>
            </w:rPr>
          </w:pPr>
          <w:hyperlink w:anchor="_Toc470201082" w:history="1">
            <w:r w:rsidRPr="00A34611">
              <w:rPr>
                <w:rStyle w:val="Hyperlink"/>
                <w:noProof/>
              </w:rPr>
              <w:t>4, Phân tích hành vi người dùng</w:t>
            </w:r>
            <w:r>
              <w:rPr>
                <w:noProof/>
                <w:webHidden/>
              </w:rPr>
              <w:tab/>
            </w:r>
            <w:r>
              <w:rPr>
                <w:noProof/>
                <w:webHidden/>
              </w:rPr>
              <w:fldChar w:fldCharType="begin"/>
            </w:r>
            <w:r>
              <w:rPr>
                <w:noProof/>
                <w:webHidden/>
              </w:rPr>
              <w:instrText xml:space="preserve"> PAGEREF _Toc470201082 \h </w:instrText>
            </w:r>
            <w:r>
              <w:rPr>
                <w:noProof/>
                <w:webHidden/>
              </w:rPr>
            </w:r>
            <w:r>
              <w:rPr>
                <w:noProof/>
                <w:webHidden/>
              </w:rPr>
              <w:fldChar w:fldCharType="separate"/>
            </w:r>
            <w:r>
              <w:rPr>
                <w:noProof/>
                <w:webHidden/>
              </w:rPr>
              <w:t>45</w:t>
            </w:r>
            <w:r>
              <w:rPr>
                <w:noProof/>
                <w:webHidden/>
              </w:rPr>
              <w:fldChar w:fldCharType="end"/>
            </w:r>
          </w:hyperlink>
        </w:p>
        <w:p w14:paraId="6523CD49" w14:textId="77777777" w:rsidR="00DF4961" w:rsidRDefault="00DF4961">
          <w:pPr>
            <w:pStyle w:val="TOC3"/>
            <w:tabs>
              <w:tab w:val="right" w:leader="dot" w:pos="8777"/>
            </w:tabs>
            <w:rPr>
              <w:rFonts w:asciiTheme="minorHAnsi" w:eastAsiaTheme="minorEastAsia" w:hAnsiTheme="minorHAnsi" w:cstheme="minorBidi"/>
              <w:noProof/>
              <w:color w:val="auto"/>
              <w:sz w:val="22"/>
              <w:szCs w:val="22"/>
              <w:lang w:eastAsia="en-US" w:bidi="ar-SA"/>
            </w:rPr>
          </w:pPr>
          <w:hyperlink w:anchor="_Toc470201083" w:history="1">
            <w:r w:rsidRPr="00A34611">
              <w:rPr>
                <w:rStyle w:val="Hyperlink"/>
                <w:noProof/>
              </w:rPr>
              <w:t>4.1 Thu thập dữ liệu</w:t>
            </w:r>
            <w:r>
              <w:rPr>
                <w:noProof/>
                <w:webHidden/>
              </w:rPr>
              <w:tab/>
            </w:r>
            <w:r>
              <w:rPr>
                <w:noProof/>
                <w:webHidden/>
              </w:rPr>
              <w:fldChar w:fldCharType="begin"/>
            </w:r>
            <w:r>
              <w:rPr>
                <w:noProof/>
                <w:webHidden/>
              </w:rPr>
              <w:instrText xml:space="preserve"> PAGEREF _Toc470201083 \h </w:instrText>
            </w:r>
            <w:r>
              <w:rPr>
                <w:noProof/>
                <w:webHidden/>
              </w:rPr>
            </w:r>
            <w:r>
              <w:rPr>
                <w:noProof/>
                <w:webHidden/>
              </w:rPr>
              <w:fldChar w:fldCharType="separate"/>
            </w:r>
            <w:r>
              <w:rPr>
                <w:noProof/>
                <w:webHidden/>
              </w:rPr>
              <w:t>46</w:t>
            </w:r>
            <w:r>
              <w:rPr>
                <w:noProof/>
                <w:webHidden/>
              </w:rPr>
              <w:fldChar w:fldCharType="end"/>
            </w:r>
          </w:hyperlink>
        </w:p>
        <w:p w14:paraId="2987465B" w14:textId="77777777" w:rsidR="00DF4961" w:rsidRDefault="00DF4961">
          <w:pPr>
            <w:pStyle w:val="TOC3"/>
            <w:tabs>
              <w:tab w:val="right" w:leader="dot" w:pos="8777"/>
            </w:tabs>
            <w:rPr>
              <w:rFonts w:asciiTheme="minorHAnsi" w:eastAsiaTheme="minorEastAsia" w:hAnsiTheme="minorHAnsi" w:cstheme="minorBidi"/>
              <w:noProof/>
              <w:color w:val="auto"/>
              <w:sz w:val="22"/>
              <w:szCs w:val="22"/>
              <w:lang w:eastAsia="en-US" w:bidi="ar-SA"/>
            </w:rPr>
          </w:pPr>
          <w:hyperlink w:anchor="_Toc470201084" w:history="1">
            <w:r w:rsidRPr="00A34611">
              <w:rPr>
                <w:rStyle w:val="Hyperlink"/>
                <w:noProof/>
              </w:rPr>
              <w:t>4.2 Truy vân tất cả thông tin của thiết bị</w:t>
            </w:r>
            <w:r>
              <w:rPr>
                <w:noProof/>
                <w:webHidden/>
              </w:rPr>
              <w:tab/>
            </w:r>
            <w:r>
              <w:rPr>
                <w:noProof/>
                <w:webHidden/>
              </w:rPr>
              <w:fldChar w:fldCharType="begin"/>
            </w:r>
            <w:r>
              <w:rPr>
                <w:noProof/>
                <w:webHidden/>
              </w:rPr>
              <w:instrText xml:space="preserve"> PAGEREF _Toc470201084 \h </w:instrText>
            </w:r>
            <w:r>
              <w:rPr>
                <w:noProof/>
                <w:webHidden/>
              </w:rPr>
            </w:r>
            <w:r>
              <w:rPr>
                <w:noProof/>
                <w:webHidden/>
              </w:rPr>
              <w:fldChar w:fldCharType="separate"/>
            </w:r>
            <w:r>
              <w:rPr>
                <w:noProof/>
                <w:webHidden/>
              </w:rPr>
              <w:t>46</w:t>
            </w:r>
            <w:r>
              <w:rPr>
                <w:noProof/>
                <w:webHidden/>
              </w:rPr>
              <w:fldChar w:fldCharType="end"/>
            </w:r>
          </w:hyperlink>
        </w:p>
        <w:p w14:paraId="45A2ECEC" w14:textId="77777777" w:rsidR="00DF4961" w:rsidRDefault="00DF4961">
          <w:pPr>
            <w:pStyle w:val="TOC3"/>
            <w:tabs>
              <w:tab w:val="right" w:leader="dot" w:pos="8777"/>
            </w:tabs>
            <w:rPr>
              <w:rFonts w:asciiTheme="minorHAnsi" w:eastAsiaTheme="minorEastAsia" w:hAnsiTheme="minorHAnsi" w:cstheme="minorBidi"/>
              <w:noProof/>
              <w:color w:val="auto"/>
              <w:sz w:val="22"/>
              <w:szCs w:val="22"/>
              <w:lang w:eastAsia="en-US" w:bidi="ar-SA"/>
            </w:rPr>
          </w:pPr>
          <w:hyperlink w:anchor="_Toc470201085" w:history="1">
            <w:r w:rsidRPr="00A34611">
              <w:rPr>
                <w:rStyle w:val="Hyperlink"/>
                <w:noProof/>
              </w:rPr>
              <w:t>4.3 Truy vấn thông tin của một thiết bị</w:t>
            </w:r>
            <w:r>
              <w:rPr>
                <w:noProof/>
                <w:webHidden/>
              </w:rPr>
              <w:tab/>
            </w:r>
            <w:r>
              <w:rPr>
                <w:noProof/>
                <w:webHidden/>
              </w:rPr>
              <w:fldChar w:fldCharType="begin"/>
            </w:r>
            <w:r>
              <w:rPr>
                <w:noProof/>
                <w:webHidden/>
              </w:rPr>
              <w:instrText xml:space="preserve"> PAGEREF _Toc470201085 \h </w:instrText>
            </w:r>
            <w:r>
              <w:rPr>
                <w:noProof/>
                <w:webHidden/>
              </w:rPr>
            </w:r>
            <w:r>
              <w:rPr>
                <w:noProof/>
                <w:webHidden/>
              </w:rPr>
              <w:fldChar w:fldCharType="separate"/>
            </w:r>
            <w:r>
              <w:rPr>
                <w:noProof/>
                <w:webHidden/>
              </w:rPr>
              <w:t>47</w:t>
            </w:r>
            <w:r>
              <w:rPr>
                <w:noProof/>
                <w:webHidden/>
              </w:rPr>
              <w:fldChar w:fldCharType="end"/>
            </w:r>
          </w:hyperlink>
        </w:p>
        <w:p w14:paraId="1667E7BD" w14:textId="77777777" w:rsidR="00DF4961" w:rsidRDefault="00DF4961">
          <w:pPr>
            <w:pStyle w:val="TOC3"/>
            <w:tabs>
              <w:tab w:val="right" w:leader="dot" w:pos="8777"/>
            </w:tabs>
            <w:rPr>
              <w:rFonts w:asciiTheme="minorHAnsi" w:eastAsiaTheme="minorEastAsia" w:hAnsiTheme="minorHAnsi" w:cstheme="minorBidi"/>
              <w:noProof/>
              <w:color w:val="auto"/>
              <w:sz w:val="22"/>
              <w:szCs w:val="22"/>
              <w:lang w:eastAsia="en-US" w:bidi="ar-SA"/>
            </w:rPr>
          </w:pPr>
          <w:hyperlink w:anchor="_Toc470201086" w:history="1">
            <w:r w:rsidRPr="00A34611">
              <w:rPr>
                <w:rStyle w:val="Hyperlink"/>
                <w:noProof/>
              </w:rPr>
              <w:t>4.4 Truy vấn lịch sử trạng thái của thiết bị</w:t>
            </w:r>
            <w:r>
              <w:rPr>
                <w:noProof/>
                <w:webHidden/>
              </w:rPr>
              <w:tab/>
            </w:r>
            <w:r>
              <w:rPr>
                <w:noProof/>
                <w:webHidden/>
              </w:rPr>
              <w:fldChar w:fldCharType="begin"/>
            </w:r>
            <w:r>
              <w:rPr>
                <w:noProof/>
                <w:webHidden/>
              </w:rPr>
              <w:instrText xml:space="preserve"> PAGEREF _Toc470201086 \h </w:instrText>
            </w:r>
            <w:r>
              <w:rPr>
                <w:noProof/>
                <w:webHidden/>
              </w:rPr>
            </w:r>
            <w:r>
              <w:rPr>
                <w:noProof/>
                <w:webHidden/>
              </w:rPr>
              <w:fldChar w:fldCharType="separate"/>
            </w:r>
            <w:r>
              <w:rPr>
                <w:noProof/>
                <w:webHidden/>
              </w:rPr>
              <w:t>48</w:t>
            </w:r>
            <w:r>
              <w:rPr>
                <w:noProof/>
                <w:webHidden/>
              </w:rPr>
              <w:fldChar w:fldCharType="end"/>
            </w:r>
          </w:hyperlink>
        </w:p>
        <w:p w14:paraId="2B31F482" w14:textId="77777777" w:rsidR="00DF4961" w:rsidRDefault="00DF4961">
          <w:pPr>
            <w:pStyle w:val="TOC3"/>
            <w:tabs>
              <w:tab w:val="right" w:leader="dot" w:pos="8777"/>
            </w:tabs>
            <w:rPr>
              <w:rFonts w:asciiTheme="minorHAnsi" w:eastAsiaTheme="minorEastAsia" w:hAnsiTheme="minorHAnsi" w:cstheme="minorBidi"/>
              <w:noProof/>
              <w:color w:val="auto"/>
              <w:sz w:val="22"/>
              <w:szCs w:val="22"/>
              <w:lang w:eastAsia="en-US" w:bidi="ar-SA"/>
            </w:rPr>
          </w:pPr>
          <w:hyperlink w:anchor="_Toc470201087" w:history="1">
            <w:r w:rsidRPr="00A34611">
              <w:rPr>
                <w:rStyle w:val="Hyperlink"/>
                <w:noProof/>
              </w:rPr>
              <w:t>4.5 Thiết lập trạng thái cho thiết bị</w:t>
            </w:r>
            <w:r>
              <w:rPr>
                <w:noProof/>
                <w:webHidden/>
              </w:rPr>
              <w:tab/>
            </w:r>
            <w:r>
              <w:rPr>
                <w:noProof/>
                <w:webHidden/>
              </w:rPr>
              <w:fldChar w:fldCharType="begin"/>
            </w:r>
            <w:r>
              <w:rPr>
                <w:noProof/>
                <w:webHidden/>
              </w:rPr>
              <w:instrText xml:space="preserve"> PAGEREF _Toc470201087 \h </w:instrText>
            </w:r>
            <w:r>
              <w:rPr>
                <w:noProof/>
                <w:webHidden/>
              </w:rPr>
            </w:r>
            <w:r>
              <w:rPr>
                <w:noProof/>
                <w:webHidden/>
              </w:rPr>
              <w:fldChar w:fldCharType="separate"/>
            </w:r>
            <w:r>
              <w:rPr>
                <w:noProof/>
                <w:webHidden/>
              </w:rPr>
              <w:t>48</w:t>
            </w:r>
            <w:r>
              <w:rPr>
                <w:noProof/>
                <w:webHidden/>
              </w:rPr>
              <w:fldChar w:fldCharType="end"/>
            </w:r>
          </w:hyperlink>
        </w:p>
        <w:p w14:paraId="367DF791" w14:textId="77777777" w:rsidR="00DF4961" w:rsidRDefault="00DF4961">
          <w:pPr>
            <w:pStyle w:val="TOC3"/>
            <w:tabs>
              <w:tab w:val="right" w:leader="dot" w:pos="8777"/>
            </w:tabs>
            <w:rPr>
              <w:rFonts w:asciiTheme="minorHAnsi" w:eastAsiaTheme="minorEastAsia" w:hAnsiTheme="minorHAnsi" w:cstheme="minorBidi"/>
              <w:noProof/>
              <w:color w:val="auto"/>
              <w:sz w:val="22"/>
              <w:szCs w:val="22"/>
              <w:lang w:eastAsia="en-US" w:bidi="ar-SA"/>
            </w:rPr>
          </w:pPr>
          <w:hyperlink w:anchor="_Toc470201088" w:history="1">
            <w:r w:rsidRPr="00A34611">
              <w:rPr>
                <w:rStyle w:val="Hyperlink"/>
                <w:noProof/>
              </w:rPr>
              <w:t>4.6 Thiết lập trạng thái cho thiết bị theo kiểu thiết bị</w:t>
            </w:r>
            <w:r>
              <w:rPr>
                <w:noProof/>
                <w:webHidden/>
              </w:rPr>
              <w:tab/>
            </w:r>
            <w:r>
              <w:rPr>
                <w:noProof/>
                <w:webHidden/>
              </w:rPr>
              <w:fldChar w:fldCharType="begin"/>
            </w:r>
            <w:r>
              <w:rPr>
                <w:noProof/>
                <w:webHidden/>
              </w:rPr>
              <w:instrText xml:space="preserve"> PAGEREF _Toc470201088 \h </w:instrText>
            </w:r>
            <w:r>
              <w:rPr>
                <w:noProof/>
                <w:webHidden/>
              </w:rPr>
            </w:r>
            <w:r>
              <w:rPr>
                <w:noProof/>
                <w:webHidden/>
              </w:rPr>
              <w:fldChar w:fldCharType="separate"/>
            </w:r>
            <w:r>
              <w:rPr>
                <w:noProof/>
                <w:webHidden/>
              </w:rPr>
              <w:t>49</w:t>
            </w:r>
            <w:r>
              <w:rPr>
                <w:noProof/>
                <w:webHidden/>
              </w:rPr>
              <w:fldChar w:fldCharType="end"/>
            </w:r>
          </w:hyperlink>
        </w:p>
        <w:p w14:paraId="198F5570" w14:textId="77777777" w:rsidR="00DF4961" w:rsidRDefault="00DF4961">
          <w:pPr>
            <w:pStyle w:val="TOC2"/>
            <w:tabs>
              <w:tab w:val="right" w:leader="dot" w:pos="8777"/>
            </w:tabs>
            <w:rPr>
              <w:rFonts w:asciiTheme="minorHAnsi" w:eastAsiaTheme="minorEastAsia" w:hAnsiTheme="minorHAnsi" w:cstheme="minorBidi"/>
              <w:noProof/>
              <w:color w:val="auto"/>
              <w:sz w:val="22"/>
              <w:szCs w:val="22"/>
              <w:lang w:eastAsia="en-US" w:bidi="ar-SA"/>
            </w:rPr>
          </w:pPr>
          <w:hyperlink w:anchor="_Toc470201089" w:history="1">
            <w:r w:rsidRPr="00A34611">
              <w:rPr>
                <w:rStyle w:val="Hyperlink"/>
                <w:noProof/>
              </w:rPr>
              <w:t>5, Thiết kế cơ sở dữ liệu</w:t>
            </w:r>
            <w:r>
              <w:rPr>
                <w:noProof/>
                <w:webHidden/>
              </w:rPr>
              <w:tab/>
            </w:r>
            <w:r>
              <w:rPr>
                <w:noProof/>
                <w:webHidden/>
              </w:rPr>
              <w:fldChar w:fldCharType="begin"/>
            </w:r>
            <w:r>
              <w:rPr>
                <w:noProof/>
                <w:webHidden/>
              </w:rPr>
              <w:instrText xml:space="preserve"> PAGEREF _Toc470201089 \h </w:instrText>
            </w:r>
            <w:r>
              <w:rPr>
                <w:noProof/>
                <w:webHidden/>
              </w:rPr>
            </w:r>
            <w:r>
              <w:rPr>
                <w:noProof/>
                <w:webHidden/>
              </w:rPr>
              <w:fldChar w:fldCharType="separate"/>
            </w:r>
            <w:r>
              <w:rPr>
                <w:noProof/>
                <w:webHidden/>
              </w:rPr>
              <w:t>49</w:t>
            </w:r>
            <w:r>
              <w:rPr>
                <w:noProof/>
                <w:webHidden/>
              </w:rPr>
              <w:fldChar w:fldCharType="end"/>
            </w:r>
          </w:hyperlink>
        </w:p>
        <w:p w14:paraId="2ACD6269" w14:textId="77777777" w:rsidR="00DF4961" w:rsidRDefault="00DF4961">
          <w:pPr>
            <w:pStyle w:val="TOC2"/>
            <w:tabs>
              <w:tab w:val="right" w:leader="dot" w:pos="8777"/>
            </w:tabs>
            <w:rPr>
              <w:rFonts w:asciiTheme="minorHAnsi" w:eastAsiaTheme="minorEastAsia" w:hAnsiTheme="minorHAnsi" w:cstheme="minorBidi"/>
              <w:noProof/>
              <w:color w:val="auto"/>
              <w:sz w:val="22"/>
              <w:szCs w:val="22"/>
              <w:lang w:eastAsia="en-US" w:bidi="ar-SA"/>
            </w:rPr>
          </w:pPr>
          <w:hyperlink w:anchor="_Toc470201090" w:history="1">
            <w:r w:rsidRPr="00A34611">
              <w:rPr>
                <w:rStyle w:val="Hyperlink"/>
                <w:noProof/>
              </w:rPr>
              <w:t>6, Thiết kế giao diện đồ họa</w:t>
            </w:r>
            <w:r>
              <w:rPr>
                <w:noProof/>
                <w:webHidden/>
              </w:rPr>
              <w:tab/>
            </w:r>
            <w:r>
              <w:rPr>
                <w:noProof/>
                <w:webHidden/>
              </w:rPr>
              <w:fldChar w:fldCharType="begin"/>
            </w:r>
            <w:r>
              <w:rPr>
                <w:noProof/>
                <w:webHidden/>
              </w:rPr>
              <w:instrText xml:space="preserve"> PAGEREF _Toc470201090 \h </w:instrText>
            </w:r>
            <w:r>
              <w:rPr>
                <w:noProof/>
                <w:webHidden/>
              </w:rPr>
            </w:r>
            <w:r>
              <w:rPr>
                <w:noProof/>
                <w:webHidden/>
              </w:rPr>
              <w:fldChar w:fldCharType="separate"/>
            </w:r>
            <w:r>
              <w:rPr>
                <w:noProof/>
                <w:webHidden/>
              </w:rPr>
              <w:t>50</w:t>
            </w:r>
            <w:r>
              <w:rPr>
                <w:noProof/>
                <w:webHidden/>
              </w:rPr>
              <w:fldChar w:fldCharType="end"/>
            </w:r>
          </w:hyperlink>
        </w:p>
        <w:p w14:paraId="24451CE1" w14:textId="77777777" w:rsidR="00DF4961" w:rsidRDefault="00DF4961">
          <w:pPr>
            <w:pStyle w:val="TOC2"/>
            <w:tabs>
              <w:tab w:val="right" w:leader="dot" w:pos="8777"/>
            </w:tabs>
            <w:rPr>
              <w:rFonts w:asciiTheme="minorHAnsi" w:eastAsiaTheme="minorEastAsia" w:hAnsiTheme="minorHAnsi" w:cstheme="minorBidi"/>
              <w:noProof/>
              <w:color w:val="auto"/>
              <w:sz w:val="22"/>
              <w:szCs w:val="22"/>
              <w:lang w:eastAsia="en-US" w:bidi="ar-SA"/>
            </w:rPr>
          </w:pPr>
          <w:hyperlink w:anchor="_Toc470201091" w:history="1">
            <w:r w:rsidRPr="00A34611">
              <w:rPr>
                <w:rStyle w:val="Hyperlink"/>
                <w:noProof/>
              </w:rPr>
              <w:t>7, Tính khả mở của hệ thống</w:t>
            </w:r>
            <w:r>
              <w:rPr>
                <w:noProof/>
                <w:webHidden/>
              </w:rPr>
              <w:tab/>
            </w:r>
            <w:r>
              <w:rPr>
                <w:noProof/>
                <w:webHidden/>
              </w:rPr>
              <w:fldChar w:fldCharType="begin"/>
            </w:r>
            <w:r>
              <w:rPr>
                <w:noProof/>
                <w:webHidden/>
              </w:rPr>
              <w:instrText xml:space="preserve"> PAGEREF _Toc470201091 \h </w:instrText>
            </w:r>
            <w:r>
              <w:rPr>
                <w:noProof/>
                <w:webHidden/>
              </w:rPr>
            </w:r>
            <w:r>
              <w:rPr>
                <w:noProof/>
                <w:webHidden/>
              </w:rPr>
              <w:fldChar w:fldCharType="separate"/>
            </w:r>
            <w:r>
              <w:rPr>
                <w:noProof/>
                <w:webHidden/>
              </w:rPr>
              <w:t>51</w:t>
            </w:r>
            <w:r>
              <w:rPr>
                <w:noProof/>
                <w:webHidden/>
              </w:rPr>
              <w:fldChar w:fldCharType="end"/>
            </w:r>
          </w:hyperlink>
        </w:p>
        <w:p w14:paraId="0A71A933" w14:textId="77777777" w:rsidR="00DF4961" w:rsidRDefault="00DF4961">
          <w:pPr>
            <w:pStyle w:val="TOC2"/>
            <w:tabs>
              <w:tab w:val="right" w:leader="dot" w:pos="8777"/>
            </w:tabs>
            <w:rPr>
              <w:rFonts w:asciiTheme="minorHAnsi" w:eastAsiaTheme="minorEastAsia" w:hAnsiTheme="minorHAnsi" w:cstheme="minorBidi"/>
              <w:noProof/>
              <w:color w:val="auto"/>
              <w:sz w:val="22"/>
              <w:szCs w:val="22"/>
              <w:lang w:eastAsia="en-US" w:bidi="ar-SA"/>
            </w:rPr>
          </w:pPr>
          <w:hyperlink w:anchor="_Toc470201092" w:history="1">
            <w:r w:rsidRPr="00A34611">
              <w:rPr>
                <w:rStyle w:val="Hyperlink"/>
                <w:noProof/>
              </w:rPr>
              <w:t>Chương III, Kiểm thử hệ thống</w:t>
            </w:r>
            <w:r>
              <w:rPr>
                <w:noProof/>
                <w:webHidden/>
              </w:rPr>
              <w:tab/>
            </w:r>
            <w:r>
              <w:rPr>
                <w:noProof/>
                <w:webHidden/>
              </w:rPr>
              <w:fldChar w:fldCharType="begin"/>
            </w:r>
            <w:r>
              <w:rPr>
                <w:noProof/>
                <w:webHidden/>
              </w:rPr>
              <w:instrText xml:space="preserve"> PAGEREF _Toc470201092 \h </w:instrText>
            </w:r>
            <w:r>
              <w:rPr>
                <w:noProof/>
                <w:webHidden/>
              </w:rPr>
            </w:r>
            <w:r>
              <w:rPr>
                <w:noProof/>
                <w:webHidden/>
              </w:rPr>
              <w:fldChar w:fldCharType="separate"/>
            </w:r>
            <w:r>
              <w:rPr>
                <w:noProof/>
                <w:webHidden/>
              </w:rPr>
              <w:t>52</w:t>
            </w:r>
            <w:r>
              <w:rPr>
                <w:noProof/>
                <w:webHidden/>
              </w:rPr>
              <w:fldChar w:fldCharType="end"/>
            </w:r>
          </w:hyperlink>
        </w:p>
        <w:p w14:paraId="4574CB9D" w14:textId="77777777" w:rsidR="00DF4961" w:rsidRDefault="00DF4961">
          <w:pPr>
            <w:pStyle w:val="TOC2"/>
            <w:tabs>
              <w:tab w:val="right" w:leader="dot" w:pos="8777"/>
            </w:tabs>
            <w:rPr>
              <w:rFonts w:asciiTheme="minorHAnsi" w:eastAsiaTheme="minorEastAsia" w:hAnsiTheme="minorHAnsi" w:cstheme="minorBidi"/>
              <w:noProof/>
              <w:color w:val="auto"/>
              <w:sz w:val="22"/>
              <w:szCs w:val="22"/>
              <w:lang w:eastAsia="en-US" w:bidi="ar-SA"/>
            </w:rPr>
          </w:pPr>
          <w:hyperlink w:anchor="_Toc470201093" w:history="1">
            <w:r w:rsidRPr="00A34611">
              <w:rPr>
                <w:rStyle w:val="Hyperlink"/>
                <w:noProof/>
              </w:rPr>
              <w:t>1. Cài đặt môi trường kiểm thử</w:t>
            </w:r>
            <w:r>
              <w:rPr>
                <w:noProof/>
                <w:webHidden/>
              </w:rPr>
              <w:tab/>
            </w:r>
            <w:r>
              <w:rPr>
                <w:noProof/>
                <w:webHidden/>
              </w:rPr>
              <w:fldChar w:fldCharType="begin"/>
            </w:r>
            <w:r>
              <w:rPr>
                <w:noProof/>
                <w:webHidden/>
              </w:rPr>
              <w:instrText xml:space="preserve"> PAGEREF _Toc470201093 \h </w:instrText>
            </w:r>
            <w:r>
              <w:rPr>
                <w:noProof/>
                <w:webHidden/>
              </w:rPr>
            </w:r>
            <w:r>
              <w:rPr>
                <w:noProof/>
                <w:webHidden/>
              </w:rPr>
              <w:fldChar w:fldCharType="separate"/>
            </w:r>
            <w:r>
              <w:rPr>
                <w:noProof/>
                <w:webHidden/>
              </w:rPr>
              <w:t>52</w:t>
            </w:r>
            <w:r>
              <w:rPr>
                <w:noProof/>
                <w:webHidden/>
              </w:rPr>
              <w:fldChar w:fldCharType="end"/>
            </w:r>
          </w:hyperlink>
        </w:p>
        <w:p w14:paraId="2CB427D1" w14:textId="77777777" w:rsidR="00DF4961" w:rsidRDefault="00DF4961">
          <w:pPr>
            <w:pStyle w:val="TOC2"/>
            <w:tabs>
              <w:tab w:val="right" w:leader="dot" w:pos="8777"/>
            </w:tabs>
            <w:rPr>
              <w:rFonts w:asciiTheme="minorHAnsi" w:eastAsiaTheme="minorEastAsia" w:hAnsiTheme="minorHAnsi" w:cstheme="minorBidi"/>
              <w:noProof/>
              <w:color w:val="auto"/>
              <w:sz w:val="22"/>
              <w:szCs w:val="22"/>
              <w:lang w:eastAsia="en-US" w:bidi="ar-SA"/>
            </w:rPr>
          </w:pPr>
          <w:hyperlink w:anchor="_Toc470201094" w:history="1">
            <w:r w:rsidRPr="00A34611">
              <w:rPr>
                <w:rStyle w:val="Hyperlink"/>
                <w:noProof/>
              </w:rPr>
              <w:t>2. Tiến hành kiểm thử</w:t>
            </w:r>
            <w:r>
              <w:rPr>
                <w:noProof/>
                <w:webHidden/>
              </w:rPr>
              <w:tab/>
            </w:r>
            <w:r>
              <w:rPr>
                <w:noProof/>
                <w:webHidden/>
              </w:rPr>
              <w:fldChar w:fldCharType="begin"/>
            </w:r>
            <w:r>
              <w:rPr>
                <w:noProof/>
                <w:webHidden/>
              </w:rPr>
              <w:instrText xml:space="preserve"> PAGEREF _Toc470201094 \h </w:instrText>
            </w:r>
            <w:r>
              <w:rPr>
                <w:noProof/>
                <w:webHidden/>
              </w:rPr>
            </w:r>
            <w:r>
              <w:rPr>
                <w:noProof/>
                <w:webHidden/>
              </w:rPr>
              <w:fldChar w:fldCharType="separate"/>
            </w:r>
            <w:r>
              <w:rPr>
                <w:noProof/>
                <w:webHidden/>
              </w:rPr>
              <w:t>53</w:t>
            </w:r>
            <w:r>
              <w:rPr>
                <w:noProof/>
                <w:webHidden/>
              </w:rPr>
              <w:fldChar w:fldCharType="end"/>
            </w:r>
          </w:hyperlink>
        </w:p>
        <w:p w14:paraId="16685857" w14:textId="77777777" w:rsidR="00DF4961" w:rsidRDefault="00DF4961">
          <w:pPr>
            <w:pStyle w:val="TOC3"/>
            <w:tabs>
              <w:tab w:val="right" w:leader="dot" w:pos="8777"/>
            </w:tabs>
            <w:rPr>
              <w:rFonts w:asciiTheme="minorHAnsi" w:eastAsiaTheme="minorEastAsia" w:hAnsiTheme="minorHAnsi" w:cstheme="minorBidi"/>
              <w:noProof/>
              <w:color w:val="auto"/>
              <w:sz w:val="22"/>
              <w:szCs w:val="22"/>
              <w:lang w:eastAsia="en-US" w:bidi="ar-SA"/>
            </w:rPr>
          </w:pPr>
          <w:hyperlink w:anchor="_Toc470201095" w:history="1">
            <w:r w:rsidRPr="00A34611">
              <w:rPr>
                <w:rStyle w:val="Hyperlink"/>
                <w:noProof/>
              </w:rPr>
              <w:t>2.1 Xem dữ liệu</w:t>
            </w:r>
            <w:r>
              <w:rPr>
                <w:noProof/>
                <w:webHidden/>
              </w:rPr>
              <w:tab/>
            </w:r>
            <w:r>
              <w:rPr>
                <w:noProof/>
                <w:webHidden/>
              </w:rPr>
              <w:fldChar w:fldCharType="begin"/>
            </w:r>
            <w:r>
              <w:rPr>
                <w:noProof/>
                <w:webHidden/>
              </w:rPr>
              <w:instrText xml:space="preserve"> PAGEREF _Toc470201095 \h </w:instrText>
            </w:r>
            <w:r>
              <w:rPr>
                <w:noProof/>
                <w:webHidden/>
              </w:rPr>
            </w:r>
            <w:r>
              <w:rPr>
                <w:noProof/>
                <w:webHidden/>
              </w:rPr>
              <w:fldChar w:fldCharType="separate"/>
            </w:r>
            <w:r>
              <w:rPr>
                <w:noProof/>
                <w:webHidden/>
              </w:rPr>
              <w:t>53</w:t>
            </w:r>
            <w:r>
              <w:rPr>
                <w:noProof/>
                <w:webHidden/>
              </w:rPr>
              <w:fldChar w:fldCharType="end"/>
            </w:r>
          </w:hyperlink>
        </w:p>
        <w:p w14:paraId="3C11CC29" w14:textId="77777777" w:rsidR="00DF4961" w:rsidRDefault="00DF4961">
          <w:pPr>
            <w:pStyle w:val="TOC3"/>
            <w:tabs>
              <w:tab w:val="right" w:leader="dot" w:pos="8777"/>
            </w:tabs>
            <w:rPr>
              <w:rFonts w:asciiTheme="minorHAnsi" w:eastAsiaTheme="minorEastAsia" w:hAnsiTheme="minorHAnsi" w:cstheme="minorBidi"/>
              <w:noProof/>
              <w:color w:val="auto"/>
              <w:sz w:val="22"/>
              <w:szCs w:val="22"/>
              <w:lang w:eastAsia="en-US" w:bidi="ar-SA"/>
            </w:rPr>
          </w:pPr>
          <w:hyperlink w:anchor="_Toc470201096" w:history="1">
            <w:r w:rsidRPr="00A34611">
              <w:rPr>
                <w:rStyle w:val="Hyperlink"/>
                <w:noProof/>
              </w:rPr>
              <w:t>2.2 Bật/Tắt thiết bị</w:t>
            </w:r>
            <w:r>
              <w:rPr>
                <w:noProof/>
                <w:webHidden/>
              </w:rPr>
              <w:tab/>
            </w:r>
            <w:r>
              <w:rPr>
                <w:noProof/>
                <w:webHidden/>
              </w:rPr>
              <w:fldChar w:fldCharType="begin"/>
            </w:r>
            <w:r>
              <w:rPr>
                <w:noProof/>
                <w:webHidden/>
              </w:rPr>
              <w:instrText xml:space="preserve"> PAGEREF _Toc470201096 \h </w:instrText>
            </w:r>
            <w:r>
              <w:rPr>
                <w:noProof/>
                <w:webHidden/>
              </w:rPr>
            </w:r>
            <w:r>
              <w:rPr>
                <w:noProof/>
                <w:webHidden/>
              </w:rPr>
              <w:fldChar w:fldCharType="separate"/>
            </w:r>
            <w:r>
              <w:rPr>
                <w:noProof/>
                <w:webHidden/>
              </w:rPr>
              <w:t>54</w:t>
            </w:r>
            <w:r>
              <w:rPr>
                <w:noProof/>
                <w:webHidden/>
              </w:rPr>
              <w:fldChar w:fldCharType="end"/>
            </w:r>
          </w:hyperlink>
        </w:p>
        <w:p w14:paraId="11D21079" w14:textId="77777777" w:rsidR="00DF4961" w:rsidRDefault="00DF4961">
          <w:pPr>
            <w:pStyle w:val="TOC3"/>
            <w:tabs>
              <w:tab w:val="right" w:leader="dot" w:pos="8777"/>
            </w:tabs>
            <w:rPr>
              <w:rFonts w:asciiTheme="minorHAnsi" w:eastAsiaTheme="minorEastAsia" w:hAnsiTheme="minorHAnsi" w:cstheme="minorBidi"/>
              <w:noProof/>
              <w:color w:val="auto"/>
              <w:sz w:val="22"/>
              <w:szCs w:val="22"/>
              <w:lang w:eastAsia="en-US" w:bidi="ar-SA"/>
            </w:rPr>
          </w:pPr>
          <w:hyperlink w:anchor="_Toc470201097" w:history="1">
            <w:r w:rsidRPr="00A34611">
              <w:rPr>
                <w:rStyle w:val="Hyperlink"/>
                <w:noProof/>
              </w:rPr>
              <w:t>2.3 Xem lịch sử trạng thái thiết bị</w:t>
            </w:r>
            <w:r>
              <w:rPr>
                <w:noProof/>
                <w:webHidden/>
              </w:rPr>
              <w:tab/>
            </w:r>
            <w:r>
              <w:rPr>
                <w:noProof/>
                <w:webHidden/>
              </w:rPr>
              <w:fldChar w:fldCharType="begin"/>
            </w:r>
            <w:r>
              <w:rPr>
                <w:noProof/>
                <w:webHidden/>
              </w:rPr>
              <w:instrText xml:space="preserve"> PAGEREF _Toc470201097 \h </w:instrText>
            </w:r>
            <w:r>
              <w:rPr>
                <w:noProof/>
                <w:webHidden/>
              </w:rPr>
            </w:r>
            <w:r>
              <w:rPr>
                <w:noProof/>
                <w:webHidden/>
              </w:rPr>
              <w:fldChar w:fldCharType="separate"/>
            </w:r>
            <w:r>
              <w:rPr>
                <w:noProof/>
                <w:webHidden/>
              </w:rPr>
              <w:t>54</w:t>
            </w:r>
            <w:r>
              <w:rPr>
                <w:noProof/>
                <w:webHidden/>
              </w:rPr>
              <w:fldChar w:fldCharType="end"/>
            </w:r>
          </w:hyperlink>
        </w:p>
        <w:p w14:paraId="42CEA1B0" w14:textId="77777777" w:rsidR="00DF4961" w:rsidRDefault="00DF4961">
          <w:pPr>
            <w:pStyle w:val="TOC3"/>
            <w:tabs>
              <w:tab w:val="right" w:leader="dot" w:pos="8777"/>
            </w:tabs>
            <w:rPr>
              <w:rFonts w:asciiTheme="minorHAnsi" w:eastAsiaTheme="minorEastAsia" w:hAnsiTheme="minorHAnsi" w:cstheme="minorBidi"/>
              <w:noProof/>
              <w:color w:val="auto"/>
              <w:sz w:val="22"/>
              <w:szCs w:val="22"/>
              <w:lang w:eastAsia="en-US" w:bidi="ar-SA"/>
            </w:rPr>
          </w:pPr>
          <w:hyperlink w:anchor="_Toc470201098" w:history="1">
            <w:r w:rsidRPr="00A34611">
              <w:rPr>
                <w:rStyle w:val="Hyperlink"/>
                <w:noProof/>
              </w:rPr>
              <w:t>2.4 Chạy kịch bản tự động 1</w:t>
            </w:r>
            <w:r>
              <w:rPr>
                <w:noProof/>
                <w:webHidden/>
              </w:rPr>
              <w:tab/>
            </w:r>
            <w:r>
              <w:rPr>
                <w:noProof/>
                <w:webHidden/>
              </w:rPr>
              <w:fldChar w:fldCharType="begin"/>
            </w:r>
            <w:r>
              <w:rPr>
                <w:noProof/>
                <w:webHidden/>
              </w:rPr>
              <w:instrText xml:space="preserve"> PAGEREF _Toc470201098 \h </w:instrText>
            </w:r>
            <w:r>
              <w:rPr>
                <w:noProof/>
                <w:webHidden/>
              </w:rPr>
            </w:r>
            <w:r>
              <w:rPr>
                <w:noProof/>
                <w:webHidden/>
              </w:rPr>
              <w:fldChar w:fldCharType="separate"/>
            </w:r>
            <w:r>
              <w:rPr>
                <w:noProof/>
                <w:webHidden/>
              </w:rPr>
              <w:t>54</w:t>
            </w:r>
            <w:r>
              <w:rPr>
                <w:noProof/>
                <w:webHidden/>
              </w:rPr>
              <w:fldChar w:fldCharType="end"/>
            </w:r>
          </w:hyperlink>
        </w:p>
        <w:p w14:paraId="0C1DAB77" w14:textId="77777777" w:rsidR="00DF4961" w:rsidRDefault="00DF4961">
          <w:pPr>
            <w:pStyle w:val="TOC3"/>
            <w:tabs>
              <w:tab w:val="right" w:leader="dot" w:pos="8777"/>
            </w:tabs>
            <w:rPr>
              <w:rFonts w:asciiTheme="minorHAnsi" w:eastAsiaTheme="minorEastAsia" w:hAnsiTheme="minorHAnsi" w:cstheme="minorBidi"/>
              <w:noProof/>
              <w:color w:val="auto"/>
              <w:sz w:val="22"/>
              <w:szCs w:val="22"/>
              <w:lang w:eastAsia="en-US" w:bidi="ar-SA"/>
            </w:rPr>
          </w:pPr>
          <w:hyperlink w:anchor="_Toc470201099" w:history="1">
            <w:r w:rsidRPr="00A34611">
              <w:rPr>
                <w:rStyle w:val="Hyperlink"/>
                <w:noProof/>
              </w:rPr>
              <w:t>2.5 Chạy kịch bản tự động 2</w:t>
            </w:r>
            <w:r>
              <w:rPr>
                <w:noProof/>
                <w:webHidden/>
              </w:rPr>
              <w:tab/>
            </w:r>
            <w:r>
              <w:rPr>
                <w:noProof/>
                <w:webHidden/>
              </w:rPr>
              <w:fldChar w:fldCharType="begin"/>
            </w:r>
            <w:r>
              <w:rPr>
                <w:noProof/>
                <w:webHidden/>
              </w:rPr>
              <w:instrText xml:space="preserve"> PAGEREF _Toc470201099 \h </w:instrText>
            </w:r>
            <w:r>
              <w:rPr>
                <w:noProof/>
                <w:webHidden/>
              </w:rPr>
            </w:r>
            <w:r>
              <w:rPr>
                <w:noProof/>
                <w:webHidden/>
              </w:rPr>
              <w:fldChar w:fldCharType="separate"/>
            </w:r>
            <w:r>
              <w:rPr>
                <w:noProof/>
                <w:webHidden/>
              </w:rPr>
              <w:t>55</w:t>
            </w:r>
            <w:r>
              <w:rPr>
                <w:noProof/>
                <w:webHidden/>
              </w:rPr>
              <w:fldChar w:fldCharType="end"/>
            </w:r>
          </w:hyperlink>
        </w:p>
        <w:p w14:paraId="6947B57E" w14:textId="77777777" w:rsidR="00DF4961" w:rsidRDefault="00DF4961">
          <w:pPr>
            <w:pStyle w:val="TOC1"/>
            <w:tabs>
              <w:tab w:val="right" w:leader="dot" w:pos="8777"/>
            </w:tabs>
            <w:rPr>
              <w:rFonts w:asciiTheme="minorHAnsi" w:eastAsiaTheme="minorEastAsia" w:hAnsiTheme="minorHAnsi" w:cstheme="minorBidi"/>
              <w:noProof/>
              <w:color w:val="auto"/>
              <w:sz w:val="22"/>
              <w:szCs w:val="22"/>
              <w:lang w:eastAsia="en-US" w:bidi="ar-SA"/>
            </w:rPr>
          </w:pPr>
          <w:hyperlink w:anchor="_Toc470201100" w:history="1">
            <w:r w:rsidRPr="00A34611">
              <w:rPr>
                <w:rStyle w:val="Hyperlink"/>
                <w:noProof/>
              </w:rPr>
              <w:t>Chương VI, Kết luận và hướng phát triển</w:t>
            </w:r>
            <w:r>
              <w:rPr>
                <w:noProof/>
                <w:webHidden/>
              </w:rPr>
              <w:tab/>
            </w:r>
            <w:r>
              <w:rPr>
                <w:noProof/>
                <w:webHidden/>
              </w:rPr>
              <w:fldChar w:fldCharType="begin"/>
            </w:r>
            <w:r>
              <w:rPr>
                <w:noProof/>
                <w:webHidden/>
              </w:rPr>
              <w:instrText xml:space="preserve"> PAGEREF _Toc470201100 \h </w:instrText>
            </w:r>
            <w:r>
              <w:rPr>
                <w:noProof/>
                <w:webHidden/>
              </w:rPr>
            </w:r>
            <w:r>
              <w:rPr>
                <w:noProof/>
                <w:webHidden/>
              </w:rPr>
              <w:fldChar w:fldCharType="separate"/>
            </w:r>
            <w:r>
              <w:rPr>
                <w:noProof/>
                <w:webHidden/>
              </w:rPr>
              <w:t>55</w:t>
            </w:r>
            <w:r>
              <w:rPr>
                <w:noProof/>
                <w:webHidden/>
              </w:rPr>
              <w:fldChar w:fldCharType="end"/>
            </w:r>
          </w:hyperlink>
        </w:p>
        <w:p w14:paraId="7F0A84A0" w14:textId="77777777" w:rsidR="00DF4961" w:rsidRDefault="00DF4961">
          <w:pPr>
            <w:pStyle w:val="TOC2"/>
            <w:tabs>
              <w:tab w:val="right" w:leader="dot" w:pos="8777"/>
            </w:tabs>
            <w:rPr>
              <w:rFonts w:asciiTheme="minorHAnsi" w:eastAsiaTheme="minorEastAsia" w:hAnsiTheme="minorHAnsi" w:cstheme="minorBidi"/>
              <w:noProof/>
              <w:color w:val="auto"/>
              <w:sz w:val="22"/>
              <w:szCs w:val="22"/>
              <w:lang w:eastAsia="en-US" w:bidi="ar-SA"/>
            </w:rPr>
          </w:pPr>
          <w:hyperlink w:anchor="_Toc470201101" w:history="1">
            <w:r w:rsidRPr="00A34611">
              <w:rPr>
                <w:rStyle w:val="Hyperlink"/>
                <w:noProof/>
              </w:rPr>
              <w:t>1 Kết luận</w:t>
            </w:r>
            <w:r>
              <w:rPr>
                <w:noProof/>
                <w:webHidden/>
              </w:rPr>
              <w:tab/>
            </w:r>
            <w:r>
              <w:rPr>
                <w:noProof/>
                <w:webHidden/>
              </w:rPr>
              <w:fldChar w:fldCharType="begin"/>
            </w:r>
            <w:r>
              <w:rPr>
                <w:noProof/>
                <w:webHidden/>
              </w:rPr>
              <w:instrText xml:space="preserve"> PAGEREF _Toc470201101 \h </w:instrText>
            </w:r>
            <w:r>
              <w:rPr>
                <w:noProof/>
                <w:webHidden/>
              </w:rPr>
            </w:r>
            <w:r>
              <w:rPr>
                <w:noProof/>
                <w:webHidden/>
              </w:rPr>
              <w:fldChar w:fldCharType="separate"/>
            </w:r>
            <w:r>
              <w:rPr>
                <w:noProof/>
                <w:webHidden/>
              </w:rPr>
              <w:t>55</w:t>
            </w:r>
            <w:r>
              <w:rPr>
                <w:noProof/>
                <w:webHidden/>
              </w:rPr>
              <w:fldChar w:fldCharType="end"/>
            </w:r>
          </w:hyperlink>
        </w:p>
        <w:p w14:paraId="518EF6DE" w14:textId="77777777" w:rsidR="00DF4961" w:rsidRDefault="00DF4961">
          <w:pPr>
            <w:pStyle w:val="TOC2"/>
            <w:tabs>
              <w:tab w:val="right" w:leader="dot" w:pos="8777"/>
            </w:tabs>
            <w:rPr>
              <w:rFonts w:asciiTheme="minorHAnsi" w:eastAsiaTheme="minorEastAsia" w:hAnsiTheme="minorHAnsi" w:cstheme="minorBidi"/>
              <w:noProof/>
              <w:color w:val="auto"/>
              <w:sz w:val="22"/>
              <w:szCs w:val="22"/>
              <w:lang w:eastAsia="en-US" w:bidi="ar-SA"/>
            </w:rPr>
          </w:pPr>
          <w:hyperlink w:anchor="_Toc470201102" w:history="1">
            <w:r w:rsidRPr="00A34611">
              <w:rPr>
                <w:rStyle w:val="Hyperlink"/>
                <w:noProof/>
              </w:rPr>
              <w:t>2. Hướng phát triển</w:t>
            </w:r>
            <w:r>
              <w:rPr>
                <w:noProof/>
                <w:webHidden/>
              </w:rPr>
              <w:tab/>
            </w:r>
            <w:r>
              <w:rPr>
                <w:noProof/>
                <w:webHidden/>
              </w:rPr>
              <w:fldChar w:fldCharType="begin"/>
            </w:r>
            <w:r>
              <w:rPr>
                <w:noProof/>
                <w:webHidden/>
              </w:rPr>
              <w:instrText xml:space="preserve"> PAGEREF _Toc470201102 \h </w:instrText>
            </w:r>
            <w:r>
              <w:rPr>
                <w:noProof/>
                <w:webHidden/>
              </w:rPr>
            </w:r>
            <w:r>
              <w:rPr>
                <w:noProof/>
                <w:webHidden/>
              </w:rPr>
              <w:fldChar w:fldCharType="separate"/>
            </w:r>
            <w:r>
              <w:rPr>
                <w:noProof/>
                <w:webHidden/>
              </w:rPr>
              <w:t>56</w:t>
            </w:r>
            <w:r>
              <w:rPr>
                <w:noProof/>
                <w:webHidden/>
              </w:rPr>
              <w:fldChar w:fldCharType="end"/>
            </w:r>
          </w:hyperlink>
        </w:p>
        <w:p w14:paraId="74A18F84" w14:textId="77777777" w:rsidR="00DF4961" w:rsidRDefault="00DF4961">
          <w:pPr>
            <w:pStyle w:val="TOC3"/>
            <w:tabs>
              <w:tab w:val="right" w:leader="dot" w:pos="8777"/>
            </w:tabs>
            <w:rPr>
              <w:rFonts w:asciiTheme="minorHAnsi" w:eastAsiaTheme="minorEastAsia" w:hAnsiTheme="minorHAnsi" w:cstheme="minorBidi"/>
              <w:noProof/>
              <w:color w:val="auto"/>
              <w:sz w:val="22"/>
              <w:szCs w:val="22"/>
              <w:lang w:eastAsia="en-US" w:bidi="ar-SA"/>
            </w:rPr>
          </w:pPr>
          <w:hyperlink w:anchor="_Toc470201103" w:history="1">
            <w:r w:rsidRPr="00A34611">
              <w:rPr>
                <w:rStyle w:val="Hyperlink"/>
                <w:noProof/>
              </w:rPr>
              <w:t>2.1 Tích hợp thêm nhều IoT Platform</w:t>
            </w:r>
            <w:r>
              <w:rPr>
                <w:noProof/>
                <w:webHidden/>
              </w:rPr>
              <w:tab/>
            </w:r>
            <w:r>
              <w:rPr>
                <w:noProof/>
                <w:webHidden/>
              </w:rPr>
              <w:fldChar w:fldCharType="begin"/>
            </w:r>
            <w:r>
              <w:rPr>
                <w:noProof/>
                <w:webHidden/>
              </w:rPr>
              <w:instrText xml:space="preserve"> PAGEREF _Toc470201103 \h </w:instrText>
            </w:r>
            <w:r>
              <w:rPr>
                <w:noProof/>
                <w:webHidden/>
              </w:rPr>
            </w:r>
            <w:r>
              <w:rPr>
                <w:noProof/>
                <w:webHidden/>
              </w:rPr>
              <w:fldChar w:fldCharType="separate"/>
            </w:r>
            <w:r>
              <w:rPr>
                <w:noProof/>
                <w:webHidden/>
              </w:rPr>
              <w:t>56</w:t>
            </w:r>
            <w:r>
              <w:rPr>
                <w:noProof/>
                <w:webHidden/>
              </w:rPr>
              <w:fldChar w:fldCharType="end"/>
            </w:r>
          </w:hyperlink>
        </w:p>
        <w:p w14:paraId="750BB83B" w14:textId="77777777" w:rsidR="00DF4961" w:rsidRDefault="00DF4961">
          <w:pPr>
            <w:pStyle w:val="TOC3"/>
            <w:tabs>
              <w:tab w:val="right" w:leader="dot" w:pos="8777"/>
            </w:tabs>
            <w:rPr>
              <w:rFonts w:asciiTheme="minorHAnsi" w:eastAsiaTheme="minorEastAsia" w:hAnsiTheme="minorHAnsi" w:cstheme="minorBidi"/>
              <w:noProof/>
              <w:color w:val="auto"/>
              <w:sz w:val="22"/>
              <w:szCs w:val="22"/>
              <w:lang w:eastAsia="en-US" w:bidi="ar-SA"/>
            </w:rPr>
          </w:pPr>
          <w:hyperlink w:anchor="_Toc470201104" w:history="1">
            <w:r w:rsidRPr="00A34611">
              <w:rPr>
                <w:rStyle w:val="Hyperlink"/>
                <w:noProof/>
              </w:rPr>
              <w:t>2.2 Phát triển hệ thống AI</w:t>
            </w:r>
            <w:r>
              <w:rPr>
                <w:noProof/>
                <w:webHidden/>
              </w:rPr>
              <w:tab/>
            </w:r>
            <w:r>
              <w:rPr>
                <w:noProof/>
                <w:webHidden/>
              </w:rPr>
              <w:fldChar w:fldCharType="begin"/>
            </w:r>
            <w:r>
              <w:rPr>
                <w:noProof/>
                <w:webHidden/>
              </w:rPr>
              <w:instrText xml:space="preserve"> PAGEREF _Toc470201104 \h </w:instrText>
            </w:r>
            <w:r>
              <w:rPr>
                <w:noProof/>
                <w:webHidden/>
              </w:rPr>
            </w:r>
            <w:r>
              <w:rPr>
                <w:noProof/>
                <w:webHidden/>
              </w:rPr>
              <w:fldChar w:fldCharType="separate"/>
            </w:r>
            <w:r>
              <w:rPr>
                <w:noProof/>
                <w:webHidden/>
              </w:rPr>
              <w:t>56</w:t>
            </w:r>
            <w:r>
              <w:rPr>
                <w:noProof/>
                <w:webHidden/>
              </w:rPr>
              <w:fldChar w:fldCharType="end"/>
            </w:r>
          </w:hyperlink>
        </w:p>
        <w:p w14:paraId="5DA7A43F" w14:textId="77777777" w:rsidR="00DF4961" w:rsidRDefault="00DF4961">
          <w:pPr>
            <w:pStyle w:val="TOC1"/>
            <w:tabs>
              <w:tab w:val="right" w:leader="dot" w:pos="8777"/>
            </w:tabs>
            <w:rPr>
              <w:rFonts w:asciiTheme="minorHAnsi" w:eastAsiaTheme="minorEastAsia" w:hAnsiTheme="minorHAnsi" w:cstheme="minorBidi"/>
              <w:noProof/>
              <w:color w:val="auto"/>
              <w:sz w:val="22"/>
              <w:szCs w:val="22"/>
              <w:lang w:eastAsia="en-US" w:bidi="ar-SA"/>
            </w:rPr>
          </w:pPr>
          <w:hyperlink w:anchor="_Toc470201105" w:history="1">
            <w:r w:rsidRPr="00A34611">
              <w:rPr>
                <w:rStyle w:val="Hyperlink"/>
                <w:noProof/>
              </w:rPr>
              <w:t>Tài liệu Tham khảo</w:t>
            </w:r>
            <w:r>
              <w:rPr>
                <w:noProof/>
                <w:webHidden/>
              </w:rPr>
              <w:tab/>
            </w:r>
            <w:r>
              <w:rPr>
                <w:noProof/>
                <w:webHidden/>
              </w:rPr>
              <w:fldChar w:fldCharType="begin"/>
            </w:r>
            <w:r>
              <w:rPr>
                <w:noProof/>
                <w:webHidden/>
              </w:rPr>
              <w:instrText xml:space="preserve"> PAGEREF _Toc470201105 \h </w:instrText>
            </w:r>
            <w:r>
              <w:rPr>
                <w:noProof/>
                <w:webHidden/>
              </w:rPr>
            </w:r>
            <w:r>
              <w:rPr>
                <w:noProof/>
                <w:webHidden/>
              </w:rPr>
              <w:fldChar w:fldCharType="separate"/>
            </w:r>
            <w:r>
              <w:rPr>
                <w:noProof/>
                <w:webHidden/>
              </w:rPr>
              <w:t>57</w:t>
            </w:r>
            <w:r>
              <w:rPr>
                <w:noProof/>
                <w:webHidden/>
              </w:rPr>
              <w:fldChar w:fldCharType="end"/>
            </w:r>
          </w:hyperlink>
        </w:p>
        <w:p w14:paraId="72E42E6F" w14:textId="77777777" w:rsidR="00B80E2E" w:rsidRDefault="003A17BD" w:rsidP="005C664D">
          <w:pPr>
            <w:jc w:val="both"/>
            <w:rPr>
              <w:b/>
              <w:bCs/>
              <w:noProof/>
            </w:rPr>
          </w:pPr>
          <w:r>
            <w:rPr>
              <w:b/>
              <w:bCs/>
              <w:noProof/>
            </w:rPr>
            <w:fldChar w:fldCharType="end"/>
          </w:r>
        </w:p>
      </w:sdtContent>
    </w:sdt>
    <w:p w14:paraId="36D6444C" w14:textId="0354E5A0" w:rsidR="00DF4961" w:rsidRDefault="00DF4961">
      <w:pPr>
        <w:rPr>
          <w:b/>
          <w:bCs/>
          <w:noProof/>
        </w:rPr>
      </w:pPr>
      <w:r>
        <w:rPr>
          <w:b/>
          <w:bCs/>
          <w:noProof/>
        </w:rPr>
        <w:br w:type="page"/>
      </w:r>
    </w:p>
    <w:p w14:paraId="6AF9CB58" w14:textId="77777777" w:rsidR="00B80E2E" w:rsidRDefault="00B80E2E" w:rsidP="005C664D">
      <w:pPr>
        <w:jc w:val="both"/>
        <w:rPr>
          <w:b/>
          <w:bCs/>
          <w:noProof/>
        </w:rPr>
      </w:pPr>
    </w:p>
    <w:p w14:paraId="5EADCD4C" w14:textId="4359DBD6" w:rsidR="00161E49" w:rsidRDefault="00161E49" w:rsidP="00161E49">
      <w:pPr>
        <w:pStyle w:val="Heading1"/>
        <w:rPr>
          <w:noProof/>
        </w:rPr>
      </w:pPr>
      <w:bookmarkStart w:id="3" w:name="_Toc470201040"/>
      <w:r>
        <w:rPr>
          <w:noProof/>
        </w:rPr>
        <w:t>Danh mục ảnh</w:t>
      </w:r>
      <w:bookmarkEnd w:id="3"/>
    </w:p>
    <w:p w14:paraId="692F9204" w14:textId="77777777" w:rsidR="00161E49" w:rsidRPr="00161E49" w:rsidRDefault="00161E49" w:rsidP="00161E49"/>
    <w:p w14:paraId="1D448799" w14:textId="77777777" w:rsidR="00DF4961" w:rsidRDefault="00DF4961">
      <w:pPr>
        <w:pStyle w:val="TableofFigures"/>
        <w:tabs>
          <w:tab w:val="right" w:leader="dot" w:pos="8777"/>
        </w:tabs>
        <w:rPr>
          <w:rFonts w:eastAsiaTheme="minorEastAsia" w:cstheme="minorBidi"/>
          <w:i w:val="0"/>
          <w:iCs w:val="0"/>
          <w:noProof/>
          <w:color w:val="auto"/>
          <w:sz w:val="22"/>
          <w:szCs w:val="22"/>
          <w:lang w:eastAsia="en-US" w:bidi="ar-SA"/>
        </w:rPr>
      </w:pPr>
      <w:r>
        <w:rPr>
          <w:b/>
          <w:bCs/>
          <w:noProof/>
        </w:rPr>
        <w:fldChar w:fldCharType="begin"/>
      </w:r>
      <w:r>
        <w:rPr>
          <w:b/>
          <w:bCs/>
          <w:noProof/>
        </w:rPr>
        <w:instrText xml:space="preserve"> TOC \h \z \c "Figure" </w:instrText>
      </w:r>
      <w:r>
        <w:rPr>
          <w:b/>
          <w:bCs/>
          <w:noProof/>
        </w:rPr>
        <w:fldChar w:fldCharType="separate"/>
      </w:r>
      <w:hyperlink w:anchor="_Toc470201106" w:history="1">
        <w:r w:rsidRPr="0006372B">
          <w:rPr>
            <w:rStyle w:val="Hyperlink"/>
            <w:noProof/>
          </w:rPr>
          <w:t>Hình 1. Internet of things là gì ?</w:t>
        </w:r>
        <w:r>
          <w:rPr>
            <w:noProof/>
            <w:webHidden/>
          </w:rPr>
          <w:tab/>
        </w:r>
        <w:r>
          <w:rPr>
            <w:noProof/>
            <w:webHidden/>
          </w:rPr>
          <w:fldChar w:fldCharType="begin"/>
        </w:r>
        <w:r>
          <w:rPr>
            <w:noProof/>
            <w:webHidden/>
          </w:rPr>
          <w:instrText xml:space="preserve"> PAGEREF _Toc470201106 \h </w:instrText>
        </w:r>
        <w:r>
          <w:rPr>
            <w:noProof/>
            <w:webHidden/>
          </w:rPr>
        </w:r>
        <w:r>
          <w:rPr>
            <w:noProof/>
            <w:webHidden/>
          </w:rPr>
          <w:fldChar w:fldCharType="separate"/>
        </w:r>
        <w:r>
          <w:rPr>
            <w:noProof/>
            <w:webHidden/>
          </w:rPr>
          <w:t>8</w:t>
        </w:r>
        <w:r>
          <w:rPr>
            <w:noProof/>
            <w:webHidden/>
          </w:rPr>
          <w:fldChar w:fldCharType="end"/>
        </w:r>
      </w:hyperlink>
    </w:p>
    <w:p w14:paraId="6912B50C" w14:textId="77777777" w:rsidR="00DF4961" w:rsidRDefault="00DF4961">
      <w:pPr>
        <w:pStyle w:val="TableofFigures"/>
        <w:tabs>
          <w:tab w:val="right" w:leader="dot" w:pos="8777"/>
        </w:tabs>
        <w:rPr>
          <w:rFonts w:eastAsiaTheme="minorEastAsia" w:cstheme="minorBidi"/>
          <w:i w:val="0"/>
          <w:iCs w:val="0"/>
          <w:noProof/>
          <w:color w:val="auto"/>
          <w:sz w:val="22"/>
          <w:szCs w:val="22"/>
          <w:lang w:eastAsia="en-US" w:bidi="ar-SA"/>
        </w:rPr>
      </w:pPr>
      <w:hyperlink r:id="rId11" w:anchor="_Toc470201107" w:history="1">
        <w:r w:rsidRPr="0006372B">
          <w:rPr>
            <w:rStyle w:val="Hyperlink"/>
            <w:noProof/>
          </w:rPr>
          <w:t>Hình 2. Ba lớp công nghệ IoT</w:t>
        </w:r>
        <w:r>
          <w:rPr>
            <w:noProof/>
            <w:webHidden/>
          </w:rPr>
          <w:tab/>
        </w:r>
        <w:r>
          <w:rPr>
            <w:noProof/>
            <w:webHidden/>
          </w:rPr>
          <w:fldChar w:fldCharType="begin"/>
        </w:r>
        <w:r>
          <w:rPr>
            <w:noProof/>
            <w:webHidden/>
          </w:rPr>
          <w:instrText xml:space="preserve"> PAGEREF _Toc470201107 \h </w:instrText>
        </w:r>
        <w:r>
          <w:rPr>
            <w:noProof/>
            <w:webHidden/>
          </w:rPr>
        </w:r>
        <w:r>
          <w:rPr>
            <w:noProof/>
            <w:webHidden/>
          </w:rPr>
          <w:fldChar w:fldCharType="separate"/>
        </w:r>
        <w:r>
          <w:rPr>
            <w:noProof/>
            <w:webHidden/>
          </w:rPr>
          <w:t>10</w:t>
        </w:r>
        <w:r>
          <w:rPr>
            <w:noProof/>
            <w:webHidden/>
          </w:rPr>
          <w:fldChar w:fldCharType="end"/>
        </w:r>
      </w:hyperlink>
    </w:p>
    <w:p w14:paraId="0DB87D9B" w14:textId="77777777" w:rsidR="00DF4961" w:rsidRDefault="00DF4961">
      <w:pPr>
        <w:pStyle w:val="TableofFigures"/>
        <w:tabs>
          <w:tab w:val="right" w:leader="dot" w:pos="8777"/>
        </w:tabs>
        <w:rPr>
          <w:rFonts w:eastAsiaTheme="minorEastAsia" w:cstheme="minorBidi"/>
          <w:i w:val="0"/>
          <w:iCs w:val="0"/>
          <w:noProof/>
          <w:color w:val="auto"/>
          <w:sz w:val="22"/>
          <w:szCs w:val="22"/>
          <w:lang w:eastAsia="en-US" w:bidi="ar-SA"/>
        </w:rPr>
      </w:pPr>
      <w:hyperlink w:anchor="_Toc470201108" w:history="1">
        <w:r w:rsidRPr="0006372B">
          <w:rPr>
            <w:rStyle w:val="Hyperlink"/>
            <w:noProof/>
          </w:rPr>
          <w:t>Hình 3. Giao diện điều khiển của OpenHAB</w:t>
        </w:r>
        <w:r>
          <w:rPr>
            <w:noProof/>
            <w:webHidden/>
          </w:rPr>
          <w:tab/>
        </w:r>
        <w:r>
          <w:rPr>
            <w:noProof/>
            <w:webHidden/>
          </w:rPr>
          <w:fldChar w:fldCharType="begin"/>
        </w:r>
        <w:r>
          <w:rPr>
            <w:noProof/>
            <w:webHidden/>
          </w:rPr>
          <w:instrText xml:space="preserve"> PAGEREF _Toc470201108 \h </w:instrText>
        </w:r>
        <w:r>
          <w:rPr>
            <w:noProof/>
            <w:webHidden/>
          </w:rPr>
        </w:r>
        <w:r>
          <w:rPr>
            <w:noProof/>
            <w:webHidden/>
          </w:rPr>
          <w:fldChar w:fldCharType="separate"/>
        </w:r>
        <w:r>
          <w:rPr>
            <w:noProof/>
            <w:webHidden/>
          </w:rPr>
          <w:t>12</w:t>
        </w:r>
        <w:r>
          <w:rPr>
            <w:noProof/>
            <w:webHidden/>
          </w:rPr>
          <w:fldChar w:fldCharType="end"/>
        </w:r>
      </w:hyperlink>
    </w:p>
    <w:p w14:paraId="79B75A87" w14:textId="77777777" w:rsidR="00DF4961" w:rsidRDefault="00DF4961">
      <w:pPr>
        <w:pStyle w:val="TableofFigures"/>
        <w:tabs>
          <w:tab w:val="right" w:leader="dot" w:pos="8777"/>
        </w:tabs>
        <w:rPr>
          <w:rFonts w:eastAsiaTheme="minorEastAsia" w:cstheme="minorBidi"/>
          <w:i w:val="0"/>
          <w:iCs w:val="0"/>
          <w:noProof/>
          <w:color w:val="auto"/>
          <w:sz w:val="22"/>
          <w:szCs w:val="22"/>
          <w:lang w:eastAsia="en-US" w:bidi="ar-SA"/>
        </w:rPr>
      </w:pPr>
      <w:hyperlink w:anchor="_Toc470201109" w:history="1">
        <w:r w:rsidRPr="0006372B">
          <w:rPr>
            <w:rStyle w:val="Hyperlink"/>
            <w:noProof/>
          </w:rPr>
          <w:t>Hình 4. Trạng thái các item của OpenHAB</w:t>
        </w:r>
        <w:r>
          <w:rPr>
            <w:noProof/>
            <w:webHidden/>
          </w:rPr>
          <w:tab/>
        </w:r>
        <w:r>
          <w:rPr>
            <w:noProof/>
            <w:webHidden/>
          </w:rPr>
          <w:fldChar w:fldCharType="begin"/>
        </w:r>
        <w:r>
          <w:rPr>
            <w:noProof/>
            <w:webHidden/>
          </w:rPr>
          <w:instrText xml:space="preserve"> PAGEREF _Toc470201109 \h </w:instrText>
        </w:r>
        <w:r>
          <w:rPr>
            <w:noProof/>
            <w:webHidden/>
          </w:rPr>
        </w:r>
        <w:r>
          <w:rPr>
            <w:noProof/>
            <w:webHidden/>
          </w:rPr>
          <w:fldChar w:fldCharType="separate"/>
        </w:r>
        <w:r>
          <w:rPr>
            <w:noProof/>
            <w:webHidden/>
          </w:rPr>
          <w:t>14</w:t>
        </w:r>
        <w:r>
          <w:rPr>
            <w:noProof/>
            <w:webHidden/>
          </w:rPr>
          <w:fldChar w:fldCharType="end"/>
        </w:r>
      </w:hyperlink>
    </w:p>
    <w:p w14:paraId="0A18E83B" w14:textId="77777777" w:rsidR="00DF4961" w:rsidRDefault="00DF4961">
      <w:pPr>
        <w:pStyle w:val="TableofFigures"/>
        <w:tabs>
          <w:tab w:val="right" w:leader="dot" w:pos="8777"/>
        </w:tabs>
        <w:rPr>
          <w:rFonts w:eastAsiaTheme="minorEastAsia" w:cstheme="minorBidi"/>
          <w:i w:val="0"/>
          <w:iCs w:val="0"/>
          <w:noProof/>
          <w:color w:val="auto"/>
          <w:sz w:val="22"/>
          <w:szCs w:val="22"/>
          <w:lang w:eastAsia="en-US" w:bidi="ar-SA"/>
        </w:rPr>
      </w:pPr>
      <w:hyperlink w:anchor="_Toc470201110" w:history="1">
        <w:r w:rsidRPr="0006372B">
          <w:rPr>
            <w:rStyle w:val="Hyperlink"/>
            <w:noProof/>
          </w:rPr>
          <w:t>Hình 5. Trạng thái của 1 item chỉ định</w:t>
        </w:r>
        <w:r>
          <w:rPr>
            <w:noProof/>
            <w:webHidden/>
          </w:rPr>
          <w:tab/>
        </w:r>
        <w:r>
          <w:rPr>
            <w:noProof/>
            <w:webHidden/>
          </w:rPr>
          <w:fldChar w:fldCharType="begin"/>
        </w:r>
        <w:r>
          <w:rPr>
            <w:noProof/>
            <w:webHidden/>
          </w:rPr>
          <w:instrText xml:space="preserve"> PAGEREF _Toc470201110 \h </w:instrText>
        </w:r>
        <w:r>
          <w:rPr>
            <w:noProof/>
            <w:webHidden/>
          </w:rPr>
        </w:r>
        <w:r>
          <w:rPr>
            <w:noProof/>
            <w:webHidden/>
          </w:rPr>
          <w:fldChar w:fldCharType="separate"/>
        </w:r>
        <w:r>
          <w:rPr>
            <w:noProof/>
            <w:webHidden/>
          </w:rPr>
          <w:t>14</w:t>
        </w:r>
        <w:r>
          <w:rPr>
            <w:noProof/>
            <w:webHidden/>
          </w:rPr>
          <w:fldChar w:fldCharType="end"/>
        </w:r>
      </w:hyperlink>
    </w:p>
    <w:p w14:paraId="7891C438" w14:textId="77777777" w:rsidR="00DF4961" w:rsidRDefault="00DF4961">
      <w:pPr>
        <w:pStyle w:val="TableofFigures"/>
        <w:tabs>
          <w:tab w:val="right" w:leader="dot" w:pos="8777"/>
        </w:tabs>
        <w:rPr>
          <w:rFonts w:eastAsiaTheme="minorEastAsia" w:cstheme="minorBidi"/>
          <w:i w:val="0"/>
          <w:iCs w:val="0"/>
          <w:noProof/>
          <w:color w:val="auto"/>
          <w:sz w:val="22"/>
          <w:szCs w:val="22"/>
          <w:lang w:eastAsia="en-US" w:bidi="ar-SA"/>
        </w:rPr>
      </w:pPr>
      <w:hyperlink w:anchor="_Toc470201111" w:history="1">
        <w:r w:rsidRPr="0006372B">
          <w:rPr>
            <w:rStyle w:val="Hyperlink"/>
            <w:noProof/>
          </w:rPr>
          <w:t>Hình 6. Giao diện điều khiển của Home-Assistant</w:t>
        </w:r>
        <w:r>
          <w:rPr>
            <w:noProof/>
            <w:webHidden/>
          </w:rPr>
          <w:tab/>
        </w:r>
        <w:r>
          <w:rPr>
            <w:noProof/>
            <w:webHidden/>
          </w:rPr>
          <w:fldChar w:fldCharType="begin"/>
        </w:r>
        <w:r>
          <w:rPr>
            <w:noProof/>
            <w:webHidden/>
          </w:rPr>
          <w:instrText xml:space="preserve"> PAGEREF _Toc470201111 \h </w:instrText>
        </w:r>
        <w:r>
          <w:rPr>
            <w:noProof/>
            <w:webHidden/>
          </w:rPr>
        </w:r>
        <w:r>
          <w:rPr>
            <w:noProof/>
            <w:webHidden/>
          </w:rPr>
          <w:fldChar w:fldCharType="separate"/>
        </w:r>
        <w:r>
          <w:rPr>
            <w:noProof/>
            <w:webHidden/>
          </w:rPr>
          <w:t>15</w:t>
        </w:r>
        <w:r>
          <w:rPr>
            <w:noProof/>
            <w:webHidden/>
          </w:rPr>
          <w:fldChar w:fldCharType="end"/>
        </w:r>
      </w:hyperlink>
    </w:p>
    <w:p w14:paraId="0B219FAB" w14:textId="77777777" w:rsidR="00DF4961" w:rsidRDefault="00DF4961">
      <w:pPr>
        <w:pStyle w:val="TableofFigures"/>
        <w:tabs>
          <w:tab w:val="right" w:leader="dot" w:pos="8777"/>
        </w:tabs>
        <w:rPr>
          <w:rFonts w:eastAsiaTheme="minorEastAsia" w:cstheme="minorBidi"/>
          <w:i w:val="0"/>
          <w:iCs w:val="0"/>
          <w:noProof/>
          <w:color w:val="auto"/>
          <w:sz w:val="22"/>
          <w:szCs w:val="22"/>
          <w:lang w:eastAsia="en-US" w:bidi="ar-SA"/>
        </w:rPr>
      </w:pPr>
      <w:hyperlink w:anchor="_Toc470201112" w:history="1">
        <w:r w:rsidRPr="0006372B">
          <w:rPr>
            <w:rStyle w:val="Hyperlink"/>
            <w:noProof/>
          </w:rPr>
          <w:t>Hình 7. Giao diện quản lí MQTT Service Kura</w:t>
        </w:r>
        <w:r>
          <w:rPr>
            <w:noProof/>
            <w:webHidden/>
          </w:rPr>
          <w:tab/>
        </w:r>
        <w:r>
          <w:rPr>
            <w:noProof/>
            <w:webHidden/>
          </w:rPr>
          <w:fldChar w:fldCharType="begin"/>
        </w:r>
        <w:r>
          <w:rPr>
            <w:noProof/>
            <w:webHidden/>
          </w:rPr>
          <w:instrText xml:space="preserve"> PAGEREF _Toc470201112 \h </w:instrText>
        </w:r>
        <w:r>
          <w:rPr>
            <w:noProof/>
            <w:webHidden/>
          </w:rPr>
        </w:r>
        <w:r>
          <w:rPr>
            <w:noProof/>
            <w:webHidden/>
          </w:rPr>
          <w:fldChar w:fldCharType="separate"/>
        </w:r>
        <w:r>
          <w:rPr>
            <w:noProof/>
            <w:webHidden/>
          </w:rPr>
          <w:t>17</w:t>
        </w:r>
        <w:r>
          <w:rPr>
            <w:noProof/>
            <w:webHidden/>
          </w:rPr>
          <w:fldChar w:fldCharType="end"/>
        </w:r>
      </w:hyperlink>
    </w:p>
    <w:p w14:paraId="23F71866" w14:textId="77777777" w:rsidR="00DF4961" w:rsidRDefault="00DF4961">
      <w:pPr>
        <w:pStyle w:val="TableofFigures"/>
        <w:tabs>
          <w:tab w:val="right" w:leader="dot" w:pos="8777"/>
        </w:tabs>
        <w:rPr>
          <w:rFonts w:eastAsiaTheme="minorEastAsia" w:cstheme="minorBidi"/>
          <w:i w:val="0"/>
          <w:iCs w:val="0"/>
          <w:noProof/>
          <w:color w:val="auto"/>
          <w:sz w:val="22"/>
          <w:szCs w:val="22"/>
          <w:lang w:eastAsia="en-US" w:bidi="ar-SA"/>
        </w:rPr>
      </w:pPr>
      <w:hyperlink w:anchor="_Toc470201113" w:history="1">
        <w:r w:rsidRPr="0006372B">
          <w:rPr>
            <w:rStyle w:val="Hyperlink"/>
            <w:noProof/>
          </w:rPr>
          <w:t>Hình 8. Giao diện quản lí Cloud Service của  Kura</w:t>
        </w:r>
        <w:r>
          <w:rPr>
            <w:noProof/>
            <w:webHidden/>
          </w:rPr>
          <w:tab/>
        </w:r>
        <w:r>
          <w:rPr>
            <w:noProof/>
            <w:webHidden/>
          </w:rPr>
          <w:fldChar w:fldCharType="begin"/>
        </w:r>
        <w:r>
          <w:rPr>
            <w:noProof/>
            <w:webHidden/>
          </w:rPr>
          <w:instrText xml:space="preserve"> PAGEREF _Toc470201113 \h </w:instrText>
        </w:r>
        <w:r>
          <w:rPr>
            <w:noProof/>
            <w:webHidden/>
          </w:rPr>
        </w:r>
        <w:r>
          <w:rPr>
            <w:noProof/>
            <w:webHidden/>
          </w:rPr>
          <w:fldChar w:fldCharType="separate"/>
        </w:r>
        <w:r>
          <w:rPr>
            <w:noProof/>
            <w:webHidden/>
          </w:rPr>
          <w:t>17</w:t>
        </w:r>
        <w:r>
          <w:rPr>
            <w:noProof/>
            <w:webHidden/>
          </w:rPr>
          <w:fldChar w:fldCharType="end"/>
        </w:r>
      </w:hyperlink>
    </w:p>
    <w:p w14:paraId="596FBA26" w14:textId="77777777" w:rsidR="00DF4961" w:rsidRDefault="00DF4961">
      <w:pPr>
        <w:pStyle w:val="TableofFigures"/>
        <w:tabs>
          <w:tab w:val="right" w:leader="dot" w:pos="8777"/>
        </w:tabs>
        <w:rPr>
          <w:rFonts w:eastAsiaTheme="minorEastAsia" w:cstheme="minorBidi"/>
          <w:i w:val="0"/>
          <w:iCs w:val="0"/>
          <w:noProof/>
          <w:color w:val="auto"/>
          <w:sz w:val="22"/>
          <w:szCs w:val="22"/>
          <w:lang w:eastAsia="en-US" w:bidi="ar-SA"/>
        </w:rPr>
      </w:pPr>
      <w:hyperlink w:anchor="_Toc470201114" w:history="1">
        <w:r w:rsidRPr="0006372B">
          <w:rPr>
            <w:rStyle w:val="Hyperlink"/>
            <w:noProof/>
          </w:rPr>
          <w:t>Hình 9. Nhà thông minh quản lí bởi OpenHAB</w:t>
        </w:r>
        <w:r>
          <w:rPr>
            <w:noProof/>
            <w:webHidden/>
          </w:rPr>
          <w:tab/>
        </w:r>
        <w:r>
          <w:rPr>
            <w:noProof/>
            <w:webHidden/>
          </w:rPr>
          <w:fldChar w:fldCharType="begin"/>
        </w:r>
        <w:r>
          <w:rPr>
            <w:noProof/>
            <w:webHidden/>
          </w:rPr>
          <w:instrText xml:space="preserve"> PAGEREF _Toc470201114 \h </w:instrText>
        </w:r>
        <w:r>
          <w:rPr>
            <w:noProof/>
            <w:webHidden/>
          </w:rPr>
        </w:r>
        <w:r>
          <w:rPr>
            <w:noProof/>
            <w:webHidden/>
          </w:rPr>
          <w:fldChar w:fldCharType="separate"/>
        </w:r>
        <w:r>
          <w:rPr>
            <w:noProof/>
            <w:webHidden/>
          </w:rPr>
          <w:t>21</w:t>
        </w:r>
        <w:r>
          <w:rPr>
            <w:noProof/>
            <w:webHidden/>
          </w:rPr>
          <w:fldChar w:fldCharType="end"/>
        </w:r>
      </w:hyperlink>
    </w:p>
    <w:p w14:paraId="2E452D61" w14:textId="77777777" w:rsidR="00DF4961" w:rsidRDefault="00DF4961">
      <w:pPr>
        <w:pStyle w:val="TableofFigures"/>
        <w:tabs>
          <w:tab w:val="right" w:leader="dot" w:pos="8777"/>
        </w:tabs>
        <w:rPr>
          <w:rFonts w:eastAsiaTheme="minorEastAsia" w:cstheme="minorBidi"/>
          <w:i w:val="0"/>
          <w:iCs w:val="0"/>
          <w:noProof/>
          <w:color w:val="auto"/>
          <w:sz w:val="22"/>
          <w:szCs w:val="22"/>
          <w:lang w:eastAsia="en-US" w:bidi="ar-SA"/>
        </w:rPr>
      </w:pPr>
      <w:hyperlink w:anchor="_Toc470201115" w:history="1">
        <w:r w:rsidRPr="0006372B">
          <w:rPr>
            <w:rStyle w:val="Hyperlink"/>
            <w:noProof/>
          </w:rPr>
          <w:t>Hình 10. Hệ thống trong phòng ngủ do Home-Assitant quản lý</w:t>
        </w:r>
        <w:r>
          <w:rPr>
            <w:noProof/>
            <w:webHidden/>
          </w:rPr>
          <w:tab/>
        </w:r>
        <w:r>
          <w:rPr>
            <w:noProof/>
            <w:webHidden/>
          </w:rPr>
          <w:fldChar w:fldCharType="begin"/>
        </w:r>
        <w:r>
          <w:rPr>
            <w:noProof/>
            <w:webHidden/>
          </w:rPr>
          <w:instrText xml:space="preserve"> PAGEREF _Toc470201115 \h </w:instrText>
        </w:r>
        <w:r>
          <w:rPr>
            <w:noProof/>
            <w:webHidden/>
          </w:rPr>
        </w:r>
        <w:r>
          <w:rPr>
            <w:noProof/>
            <w:webHidden/>
          </w:rPr>
          <w:fldChar w:fldCharType="separate"/>
        </w:r>
        <w:r>
          <w:rPr>
            <w:noProof/>
            <w:webHidden/>
          </w:rPr>
          <w:t>22</w:t>
        </w:r>
        <w:r>
          <w:rPr>
            <w:noProof/>
            <w:webHidden/>
          </w:rPr>
          <w:fldChar w:fldCharType="end"/>
        </w:r>
      </w:hyperlink>
    </w:p>
    <w:p w14:paraId="2EEAB975" w14:textId="77777777" w:rsidR="00DF4961" w:rsidRDefault="00DF4961">
      <w:pPr>
        <w:pStyle w:val="TableofFigures"/>
        <w:tabs>
          <w:tab w:val="right" w:leader="dot" w:pos="8777"/>
        </w:tabs>
        <w:rPr>
          <w:rFonts w:eastAsiaTheme="minorEastAsia" w:cstheme="minorBidi"/>
          <w:i w:val="0"/>
          <w:iCs w:val="0"/>
          <w:noProof/>
          <w:color w:val="auto"/>
          <w:sz w:val="22"/>
          <w:szCs w:val="22"/>
          <w:lang w:eastAsia="en-US" w:bidi="ar-SA"/>
        </w:rPr>
      </w:pPr>
      <w:hyperlink w:anchor="_Toc470201116" w:history="1">
        <w:r w:rsidRPr="0006372B">
          <w:rPr>
            <w:rStyle w:val="Hyperlink"/>
            <w:noProof/>
          </w:rPr>
          <w:t>Hình 11. 14 trong số hơn 300 IoT Platforms</w:t>
        </w:r>
        <w:r>
          <w:rPr>
            <w:noProof/>
            <w:webHidden/>
          </w:rPr>
          <w:tab/>
        </w:r>
        <w:r>
          <w:rPr>
            <w:noProof/>
            <w:webHidden/>
          </w:rPr>
          <w:fldChar w:fldCharType="begin"/>
        </w:r>
        <w:r>
          <w:rPr>
            <w:noProof/>
            <w:webHidden/>
          </w:rPr>
          <w:instrText xml:space="preserve"> PAGEREF _Toc470201116 \h </w:instrText>
        </w:r>
        <w:r>
          <w:rPr>
            <w:noProof/>
            <w:webHidden/>
          </w:rPr>
        </w:r>
        <w:r>
          <w:rPr>
            <w:noProof/>
            <w:webHidden/>
          </w:rPr>
          <w:fldChar w:fldCharType="separate"/>
        </w:r>
        <w:r>
          <w:rPr>
            <w:noProof/>
            <w:webHidden/>
          </w:rPr>
          <w:t>23</w:t>
        </w:r>
        <w:r>
          <w:rPr>
            <w:noProof/>
            <w:webHidden/>
          </w:rPr>
          <w:fldChar w:fldCharType="end"/>
        </w:r>
      </w:hyperlink>
    </w:p>
    <w:p w14:paraId="7DD98176" w14:textId="77777777" w:rsidR="00DF4961" w:rsidRDefault="00DF4961">
      <w:pPr>
        <w:pStyle w:val="TableofFigures"/>
        <w:tabs>
          <w:tab w:val="right" w:leader="dot" w:pos="8777"/>
        </w:tabs>
        <w:rPr>
          <w:rFonts w:eastAsiaTheme="minorEastAsia" w:cstheme="minorBidi"/>
          <w:i w:val="0"/>
          <w:iCs w:val="0"/>
          <w:noProof/>
          <w:color w:val="auto"/>
          <w:sz w:val="22"/>
          <w:szCs w:val="22"/>
          <w:lang w:eastAsia="en-US" w:bidi="ar-SA"/>
        </w:rPr>
      </w:pPr>
      <w:hyperlink w:anchor="_Toc470201117" w:history="1">
        <w:r w:rsidRPr="0006372B">
          <w:rPr>
            <w:rStyle w:val="Hyperlink"/>
            <w:noProof/>
          </w:rPr>
          <w:t>Hình 12. So sánh docker với virtual machine</w:t>
        </w:r>
        <w:r>
          <w:rPr>
            <w:noProof/>
            <w:webHidden/>
          </w:rPr>
          <w:tab/>
        </w:r>
        <w:r>
          <w:rPr>
            <w:noProof/>
            <w:webHidden/>
          </w:rPr>
          <w:fldChar w:fldCharType="begin"/>
        </w:r>
        <w:r>
          <w:rPr>
            <w:noProof/>
            <w:webHidden/>
          </w:rPr>
          <w:instrText xml:space="preserve"> PAGEREF _Toc470201117 \h </w:instrText>
        </w:r>
        <w:r>
          <w:rPr>
            <w:noProof/>
            <w:webHidden/>
          </w:rPr>
        </w:r>
        <w:r>
          <w:rPr>
            <w:noProof/>
            <w:webHidden/>
          </w:rPr>
          <w:fldChar w:fldCharType="separate"/>
        </w:r>
        <w:r>
          <w:rPr>
            <w:noProof/>
            <w:webHidden/>
          </w:rPr>
          <w:t>27</w:t>
        </w:r>
        <w:r>
          <w:rPr>
            <w:noProof/>
            <w:webHidden/>
          </w:rPr>
          <w:fldChar w:fldCharType="end"/>
        </w:r>
      </w:hyperlink>
    </w:p>
    <w:p w14:paraId="1C488268" w14:textId="77777777" w:rsidR="00DF4961" w:rsidRDefault="00DF4961">
      <w:pPr>
        <w:pStyle w:val="TableofFigures"/>
        <w:tabs>
          <w:tab w:val="right" w:leader="dot" w:pos="8777"/>
        </w:tabs>
        <w:rPr>
          <w:rFonts w:eastAsiaTheme="minorEastAsia" w:cstheme="minorBidi"/>
          <w:i w:val="0"/>
          <w:iCs w:val="0"/>
          <w:noProof/>
          <w:color w:val="auto"/>
          <w:sz w:val="22"/>
          <w:szCs w:val="22"/>
          <w:lang w:eastAsia="en-US" w:bidi="ar-SA"/>
        </w:rPr>
      </w:pPr>
      <w:hyperlink w:anchor="_Toc470201118" w:history="1">
        <w:r w:rsidRPr="0006372B">
          <w:rPr>
            <w:rStyle w:val="Hyperlink"/>
            <w:noProof/>
          </w:rPr>
          <w:t>Hình 13. Kiến trúc hệ thống</w:t>
        </w:r>
        <w:r>
          <w:rPr>
            <w:noProof/>
            <w:webHidden/>
          </w:rPr>
          <w:tab/>
        </w:r>
        <w:r>
          <w:rPr>
            <w:noProof/>
            <w:webHidden/>
          </w:rPr>
          <w:fldChar w:fldCharType="begin"/>
        </w:r>
        <w:r>
          <w:rPr>
            <w:noProof/>
            <w:webHidden/>
          </w:rPr>
          <w:instrText xml:space="preserve"> PAGEREF _Toc470201118 \h </w:instrText>
        </w:r>
        <w:r>
          <w:rPr>
            <w:noProof/>
            <w:webHidden/>
          </w:rPr>
        </w:r>
        <w:r>
          <w:rPr>
            <w:noProof/>
            <w:webHidden/>
          </w:rPr>
          <w:fldChar w:fldCharType="separate"/>
        </w:r>
        <w:r>
          <w:rPr>
            <w:noProof/>
            <w:webHidden/>
          </w:rPr>
          <w:t>28</w:t>
        </w:r>
        <w:r>
          <w:rPr>
            <w:noProof/>
            <w:webHidden/>
          </w:rPr>
          <w:fldChar w:fldCharType="end"/>
        </w:r>
      </w:hyperlink>
    </w:p>
    <w:p w14:paraId="24BF910C" w14:textId="77777777" w:rsidR="00DF4961" w:rsidRDefault="00DF4961">
      <w:pPr>
        <w:pStyle w:val="TableofFigures"/>
        <w:tabs>
          <w:tab w:val="right" w:leader="dot" w:pos="8777"/>
        </w:tabs>
        <w:rPr>
          <w:rFonts w:eastAsiaTheme="minorEastAsia" w:cstheme="minorBidi"/>
          <w:i w:val="0"/>
          <w:iCs w:val="0"/>
          <w:noProof/>
          <w:color w:val="auto"/>
          <w:sz w:val="22"/>
          <w:szCs w:val="22"/>
          <w:lang w:eastAsia="en-US" w:bidi="ar-SA"/>
        </w:rPr>
      </w:pPr>
      <w:hyperlink w:anchor="_Toc470201119" w:history="1">
        <w:r w:rsidRPr="0006372B">
          <w:rPr>
            <w:rStyle w:val="Hyperlink"/>
            <w:noProof/>
          </w:rPr>
          <w:t>Hình 14. Usecase tổng quan</w:t>
        </w:r>
        <w:r>
          <w:rPr>
            <w:noProof/>
            <w:webHidden/>
          </w:rPr>
          <w:tab/>
        </w:r>
        <w:r>
          <w:rPr>
            <w:noProof/>
            <w:webHidden/>
          </w:rPr>
          <w:fldChar w:fldCharType="begin"/>
        </w:r>
        <w:r>
          <w:rPr>
            <w:noProof/>
            <w:webHidden/>
          </w:rPr>
          <w:instrText xml:space="preserve"> PAGEREF _Toc470201119 \h </w:instrText>
        </w:r>
        <w:r>
          <w:rPr>
            <w:noProof/>
            <w:webHidden/>
          </w:rPr>
        </w:r>
        <w:r>
          <w:rPr>
            <w:noProof/>
            <w:webHidden/>
          </w:rPr>
          <w:fldChar w:fldCharType="separate"/>
        </w:r>
        <w:r>
          <w:rPr>
            <w:noProof/>
            <w:webHidden/>
          </w:rPr>
          <w:t>31</w:t>
        </w:r>
        <w:r>
          <w:rPr>
            <w:noProof/>
            <w:webHidden/>
          </w:rPr>
          <w:fldChar w:fldCharType="end"/>
        </w:r>
      </w:hyperlink>
    </w:p>
    <w:p w14:paraId="642C34DA" w14:textId="77777777" w:rsidR="00DF4961" w:rsidRDefault="00DF4961">
      <w:pPr>
        <w:pStyle w:val="TableofFigures"/>
        <w:tabs>
          <w:tab w:val="right" w:leader="dot" w:pos="8777"/>
        </w:tabs>
        <w:rPr>
          <w:rFonts w:eastAsiaTheme="minorEastAsia" w:cstheme="minorBidi"/>
          <w:i w:val="0"/>
          <w:iCs w:val="0"/>
          <w:noProof/>
          <w:color w:val="auto"/>
          <w:sz w:val="22"/>
          <w:szCs w:val="22"/>
          <w:lang w:eastAsia="en-US" w:bidi="ar-SA"/>
        </w:rPr>
      </w:pPr>
      <w:hyperlink w:anchor="_Toc470201120" w:history="1">
        <w:r w:rsidRPr="0006372B">
          <w:rPr>
            <w:rStyle w:val="Hyperlink"/>
            <w:noProof/>
          </w:rPr>
          <w:t>Hình 15. Usecase xem trạng thía thiết bị</w:t>
        </w:r>
        <w:r>
          <w:rPr>
            <w:noProof/>
            <w:webHidden/>
          </w:rPr>
          <w:tab/>
        </w:r>
        <w:r>
          <w:rPr>
            <w:noProof/>
            <w:webHidden/>
          </w:rPr>
          <w:fldChar w:fldCharType="begin"/>
        </w:r>
        <w:r>
          <w:rPr>
            <w:noProof/>
            <w:webHidden/>
          </w:rPr>
          <w:instrText xml:space="preserve"> PAGEREF _Toc470201120 \h </w:instrText>
        </w:r>
        <w:r>
          <w:rPr>
            <w:noProof/>
            <w:webHidden/>
          </w:rPr>
        </w:r>
        <w:r>
          <w:rPr>
            <w:noProof/>
            <w:webHidden/>
          </w:rPr>
          <w:fldChar w:fldCharType="separate"/>
        </w:r>
        <w:r>
          <w:rPr>
            <w:noProof/>
            <w:webHidden/>
          </w:rPr>
          <w:t>33</w:t>
        </w:r>
        <w:r>
          <w:rPr>
            <w:noProof/>
            <w:webHidden/>
          </w:rPr>
          <w:fldChar w:fldCharType="end"/>
        </w:r>
      </w:hyperlink>
    </w:p>
    <w:p w14:paraId="0EF47194" w14:textId="77777777" w:rsidR="00DF4961" w:rsidRDefault="00DF4961">
      <w:pPr>
        <w:pStyle w:val="TableofFigures"/>
        <w:tabs>
          <w:tab w:val="right" w:leader="dot" w:pos="8777"/>
        </w:tabs>
        <w:rPr>
          <w:rFonts w:eastAsiaTheme="minorEastAsia" w:cstheme="minorBidi"/>
          <w:i w:val="0"/>
          <w:iCs w:val="0"/>
          <w:noProof/>
          <w:color w:val="auto"/>
          <w:sz w:val="22"/>
          <w:szCs w:val="22"/>
          <w:lang w:eastAsia="en-US" w:bidi="ar-SA"/>
        </w:rPr>
      </w:pPr>
      <w:hyperlink w:anchor="_Toc470201121" w:history="1">
        <w:r w:rsidRPr="0006372B">
          <w:rPr>
            <w:rStyle w:val="Hyperlink"/>
            <w:noProof/>
          </w:rPr>
          <w:t>Hình 16. Usecase bật thiết bị trên giao diện</w:t>
        </w:r>
        <w:r>
          <w:rPr>
            <w:noProof/>
            <w:webHidden/>
          </w:rPr>
          <w:tab/>
        </w:r>
        <w:r>
          <w:rPr>
            <w:noProof/>
            <w:webHidden/>
          </w:rPr>
          <w:fldChar w:fldCharType="begin"/>
        </w:r>
        <w:r>
          <w:rPr>
            <w:noProof/>
            <w:webHidden/>
          </w:rPr>
          <w:instrText xml:space="preserve"> PAGEREF _Toc470201121 \h </w:instrText>
        </w:r>
        <w:r>
          <w:rPr>
            <w:noProof/>
            <w:webHidden/>
          </w:rPr>
        </w:r>
        <w:r>
          <w:rPr>
            <w:noProof/>
            <w:webHidden/>
          </w:rPr>
          <w:fldChar w:fldCharType="separate"/>
        </w:r>
        <w:r>
          <w:rPr>
            <w:noProof/>
            <w:webHidden/>
          </w:rPr>
          <w:t>34</w:t>
        </w:r>
        <w:r>
          <w:rPr>
            <w:noProof/>
            <w:webHidden/>
          </w:rPr>
          <w:fldChar w:fldCharType="end"/>
        </w:r>
      </w:hyperlink>
    </w:p>
    <w:p w14:paraId="52B60133" w14:textId="77777777" w:rsidR="00DF4961" w:rsidRDefault="00DF4961">
      <w:pPr>
        <w:pStyle w:val="TableofFigures"/>
        <w:tabs>
          <w:tab w:val="right" w:leader="dot" w:pos="8777"/>
        </w:tabs>
        <w:rPr>
          <w:rFonts w:eastAsiaTheme="minorEastAsia" w:cstheme="minorBidi"/>
          <w:i w:val="0"/>
          <w:iCs w:val="0"/>
          <w:noProof/>
          <w:color w:val="auto"/>
          <w:sz w:val="22"/>
          <w:szCs w:val="22"/>
          <w:lang w:eastAsia="en-US" w:bidi="ar-SA"/>
        </w:rPr>
      </w:pPr>
      <w:hyperlink w:anchor="_Toc470201122" w:history="1">
        <w:r w:rsidRPr="0006372B">
          <w:rPr>
            <w:rStyle w:val="Hyperlink"/>
            <w:noProof/>
          </w:rPr>
          <w:t>Hình 17. Uscase tắt thiết bị trên giao diện</w:t>
        </w:r>
        <w:r>
          <w:rPr>
            <w:noProof/>
            <w:webHidden/>
          </w:rPr>
          <w:tab/>
        </w:r>
        <w:r>
          <w:rPr>
            <w:noProof/>
            <w:webHidden/>
          </w:rPr>
          <w:fldChar w:fldCharType="begin"/>
        </w:r>
        <w:r>
          <w:rPr>
            <w:noProof/>
            <w:webHidden/>
          </w:rPr>
          <w:instrText xml:space="preserve"> PAGEREF _Toc470201122 \h </w:instrText>
        </w:r>
        <w:r>
          <w:rPr>
            <w:noProof/>
            <w:webHidden/>
          </w:rPr>
        </w:r>
        <w:r>
          <w:rPr>
            <w:noProof/>
            <w:webHidden/>
          </w:rPr>
          <w:fldChar w:fldCharType="separate"/>
        </w:r>
        <w:r>
          <w:rPr>
            <w:noProof/>
            <w:webHidden/>
          </w:rPr>
          <w:t>35</w:t>
        </w:r>
        <w:r>
          <w:rPr>
            <w:noProof/>
            <w:webHidden/>
          </w:rPr>
          <w:fldChar w:fldCharType="end"/>
        </w:r>
      </w:hyperlink>
    </w:p>
    <w:p w14:paraId="2B58D17A" w14:textId="77777777" w:rsidR="00DF4961" w:rsidRDefault="00DF4961">
      <w:pPr>
        <w:pStyle w:val="TableofFigures"/>
        <w:tabs>
          <w:tab w:val="right" w:leader="dot" w:pos="8777"/>
        </w:tabs>
        <w:rPr>
          <w:rFonts w:eastAsiaTheme="minorEastAsia" w:cstheme="minorBidi"/>
          <w:i w:val="0"/>
          <w:iCs w:val="0"/>
          <w:noProof/>
          <w:color w:val="auto"/>
          <w:sz w:val="22"/>
          <w:szCs w:val="22"/>
          <w:lang w:eastAsia="en-US" w:bidi="ar-SA"/>
        </w:rPr>
      </w:pPr>
      <w:hyperlink w:anchor="_Toc470201123" w:history="1">
        <w:r w:rsidRPr="0006372B">
          <w:rPr>
            <w:rStyle w:val="Hyperlink"/>
            <w:noProof/>
          </w:rPr>
          <w:t>Hình 18. Usecase xem biểu đồ lích ử của thiết bị</w:t>
        </w:r>
        <w:r>
          <w:rPr>
            <w:noProof/>
            <w:webHidden/>
          </w:rPr>
          <w:tab/>
        </w:r>
        <w:r>
          <w:rPr>
            <w:noProof/>
            <w:webHidden/>
          </w:rPr>
          <w:fldChar w:fldCharType="begin"/>
        </w:r>
        <w:r>
          <w:rPr>
            <w:noProof/>
            <w:webHidden/>
          </w:rPr>
          <w:instrText xml:space="preserve"> PAGEREF _Toc470201123 \h </w:instrText>
        </w:r>
        <w:r>
          <w:rPr>
            <w:noProof/>
            <w:webHidden/>
          </w:rPr>
        </w:r>
        <w:r>
          <w:rPr>
            <w:noProof/>
            <w:webHidden/>
          </w:rPr>
          <w:fldChar w:fldCharType="separate"/>
        </w:r>
        <w:r>
          <w:rPr>
            <w:noProof/>
            <w:webHidden/>
          </w:rPr>
          <w:t>35</w:t>
        </w:r>
        <w:r>
          <w:rPr>
            <w:noProof/>
            <w:webHidden/>
          </w:rPr>
          <w:fldChar w:fldCharType="end"/>
        </w:r>
      </w:hyperlink>
    </w:p>
    <w:p w14:paraId="096907E5" w14:textId="77777777" w:rsidR="00DF4961" w:rsidRDefault="00DF4961">
      <w:pPr>
        <w:pStyle w:val="TableofFigures"/>
        <w:tabs>
          <w:tab w:val="right" w:leader="dot" w:pos="8777"/>
        </w:tabs>
        <w:rPr>
          <w:rFonts w:eastAsiaTheme="minorEastAsia" w:cstheme="minorBidi"/>
          <w:i w:val="0"/>
          <w:iCs w:val="0"/>
          <w:noProof/>
          <w:color w:val="auto"/>
          <w:sz w:val="22"/>
          <w:szCs w:val="22"/>
          <w:lang w:eastAsia="en-US" w:bidi="ar-SA"/>
        </w:rPr>
      </w:pPr>
      <w:hyperlink w:anchor="_Toc470201124" w:history="1">
        <w:r w:rsidRPr="0006372B">
          <w:rPr>
            <w:rStyle w:val="Hyperlink"/>
            <w:noProof/>
          </w:rPr>
          <w:t>Hình 19. Usecase thêm kịch bản</w:t>
        </w:r>
        <w:r>
          <w:rPr>
            <w:noProof/>
            <w:webHidden/>
          </w:rPr>
          <w:tab/>
        </w:r>
        <w:r>
          <w:rPr>
            <w:noProof/>
            <w:webHidden/>
          </w:rPr>
          <w:fldChar w:fldCharType="begin"/>
        </w:r>
        <w:r>
          <w:rPr>
            <w:noProof/>
            <w:webHidden/>
          </w:rPr>
          <w:instrText xml:space="preserve"> PAGEREF _Toc470201124 \h </w:instrText>
        </w:r>
        <w:r>
          <w:rPr>
            <w:noProof/>
            <w:webHidden/>
          </w:rPr>
        </w:r>
        <w:r>
          <w:rPr>
            <w:noProof/>
            <w:webHidden/>
          </w:rPr>
          <w:fldChar w:fldCharType="separate"/>
        </w:r>
        <w:r>
          <w:rPr>
            <w:noProof/>
            <w:webHidden/>
          </w:rPr>
          <w:t>36</w:t>
        </w:r>
        <w:r>
          <w:rPr>
            <w:noProof/>
            <w:webHidden/>
          </w:rPr>
          <w:fldChar w:fldCharType="end"/>
        </w:r>
      </w:hyperlink>
    </w:p>
    <w:p w14:paraId="1D60961D" w14:textId="77777777" w:rsidR="00DF4961" w:rsidRDefault="00DF4961">
      <w:pPr>
        <w:pStyle w:val="TableofFigures"/>
        <w:tabs>
          <w:tab w:val="right" w:leader="dot" w:pos="8777"/>
        </w:tabs>
        <w:rPr>
          <w:rFonts w:eastAsiaTheme="minorEastAsia" w:cstheme="minorBidi"/>
          <w:i w:val="0"/>
          <w:iCs w:val="0"/>
          <w:noProof/>
          <w:color w:val="auto"/>
          <w:sz w:val="22"/>
          <w:szCs w:val="22"/>
          <w:lang w:eastAsia="en-US" w:bidi="ar-SA"/>
        </w:rPr>
      </w:pPr>
      <w:hyperlink w:anchor="_Toc470201125" w:history="1">
        <w:r w:rsidRPr="0006372B">
          <w:rPr>
            <w:rStyle w:val="Hyperlink"/>
            <w:noProof/>
          </w:rPr>
          <w:t>Hình 20. Usecase xóa kịch bản</w:t>
        </w:r>
        <w:r>
          <w:rPr>
            <w:noProof/>
            <w:webHidden/>
          </w:rPr>
          <w:tab/>
        </w:r>
        <w:r>
          <w:rPr>
            <w:noProof/>
            <w:webHidden/>
          </w:rPr>
          <w:fldChar w:fldCharType="begin"/>
        </w:r>
        <w:r>
          <w:rPr>
            <w:noProof/>
            <w:webHidden/>
          </w:rPr>
          <w:instrText xml:space="preserve"> PAGEREF _Toc470201125 \h </w:instrText>
        </w:r>
        <w:r>
          <w:rPr>
            <w:noProof/>
            <w:webHidden/>
          </w:rPr>
        </w:r>
        <w:r>
          <w:rPr>
            <w:noProof/>
            <w:webHidden/>
          </w:rPr>
          <w:fldChar w:fldCharType="separate"/>
        </w:r>
        <w:r>
          <w:rPr>
            <w:noProof/>
            <w:webHidden/>
          </w:rPr>
          <w:t>37</w:t>
        </w:r>
        <w:r>
          <w:rPr>
            <w:noProof/>
            <w:webHidden/>
          </w:rPr>
          <w:fldChar w:fldCharType="end"/>
        </w:r>
      </w:hyperlink>
    </w:p>
    <w:p w14:paraId="1D6B99AC" w14:textId="77777777" w:rsidR="00DF4961" w:rsidRDefault="00DF4961">
      <w:pPr>
        <w:pStyle w:val="TableofFigures"/>
        <w:tabs>
          <w:tab w:val="right" w:leader="dot" w:pos="8777"/>
        </w:tabs>
        <w:rPr>
          <w:rFonts w:eastAsiaTheme="minorEastAsia" w:cstheme="minorBidi"/>
          <w:i w:val="0"/>
          <w:iCs w:val="0"/>
          <w:noProof/>
          <w:color w:val="auto"/>
          <w:sz w:val="22"/>
          <w:szCs w:val="22"/>
          <w:lang w:eastAsia="en-US" w:bidi="ar-SA"/>
        </w:rPr>
      </w:pPr>
      <w:hyperlink w:anchor="_Toc470201126" w:history="1">
        <w:r w:rsidRPr="0006372B">
          <w:rPr>
            <w:rStyle w:val="Hyperlink"/>
            <w:noProof/>
          </w:rPr>
          <w:t>Hình 21. Usecase truy vấn thông tin các thiết bị qua API</w:t>
        </w:r>
        <w:r>
          <w:rPr>
            <w:noProof/>
            <w:webHidden/>
          </w:rPr>
          <w:tab/>
        </w:r>
        <w:r>
          <w:rPr>
            <w:noProof/>
            <w:webHidden/>
          </w:rPr>
          <w:fldChar w:fldCharType="begin"/>
        </w:r>
        <w:r>
          <w:rPr>
            <w:noProof/>
            <w:webHidden/>
          </w:rPr>
          <w:instrText xml:space="preserve"> PAGEREF _Toc470201126 \h </w:instrText>
        </w:r>
        <w:r>
          <w:rPr>
            <w:noProof/>
            <w:webHidden/>
          </w:rPr>
        </w:r>
        <w:r>
          <w:rPr>
            <w:noProof/>
            <w:webHidden/>
          </w:rPr>
          <w:fldChar w:fldCharType="separate"/>
        </w:r>
        <w:r>
          <w:rPr>
            <w:noProof/>
            <w:webHidden/>
          </w:rPr>
          <w:t>37</w:t>
        </w:r>
        <w:r>
          <w:rPr>
            <w:noProof/>
            <w:webHidden/>
          </w:rPr>
          <w:fldChar w:fldCharType="end"/>
        </w:r>
      </w:hyperlink>
    </w:p>
    <w:p w14:paraId="43F32BBC" w14:textId="77777777" w:rsidR="00DF4961" w:rsidRDefault="00DF4961">
      <w:pPr>
        <w:pStyle w:val="TableofFigures"/>
        <w:tabs>
          <w:tab w:val="right" w:leader="dot" w:pos="8777"/>
        </w:tabs>
        <w:rPr>
          <w:rFonts w:eastAsiaTheme="minorEastAsia" w:cstheme="minorBidi"/>
          <w:i w:val="0"/>
          <w:iCs w:val="0"/>
          <w:noProof/>
          <w:color w:val="auto"/>
          <w:sz w:val="22"/>
          <w:szCs w:val="22"/>
          <w:lang w:eastAsia="en-US" w:bidi="ar-SA"/>
        </w:rPr>
      </w:pPr>
      <w:hyperlink w:anchor="_Toc470201127" w:history="1">
        <w:r w:rsidRPr="0006372B">
          <w:rPr>
            <w:rStyle w:val="Hyperlink"/>
            <w:noProof/>
          </w:rPr>
          <w:t>Hình 22. Usecase truy vấn thông tin một thiết bị</w:t>
        </w:r>
        <w:r>
          <w:rPr>
            <w:noProof/>
            <w:webHidden/>
          </w:rPr>
          <w:tab/>
        </w:r>
        <w:r>
          <w:rPr>
            <w:noProof/>
            <w:webHidden/>
          </w:rPr>
          <w:fldChar w:fldCharType="begin"/>
        </w:r>
        <w:r>
          <w:rPr>
            <w:noProof/>
            <w:webHidden/>
          </w:rPr>
          <w:instrText xml:space="preserve"> PAGEREF _Toc470201127 \h </w:instrText>
        </w:r>
        <w:r>
          <w:rPr>
            <w:noProof/>
            <w:webHidden/>
          </w:rPr>
        </w:r>
        <w:r>
          <w:rPr>
            <w:noProof/>
            <w:webHidden/>
          </w:rPr>
          <w:fldChar w:fldCharType="separate"/>
        </w:r>
        <w:r>
          <w:rPr>
            <w:noProof/>
            <w:webHidden/>
          </w:rPr>
          <w:t>38</w:t>
        </w:r>
        <w:r>
          <w:rPr>
            <w:noProof/>
            <w:webHidden/>
          </w:rPr>
          <w:fldChar w:fldCharType="end"/>
        </w:r>
      </w:hyperlink>
    </w:p>
    <w:p w14:paraId="62E19360" w14:textId="77777777" w:rsidR="00DF4961" w:rsidRDefault="00DF4961">
      <w:pPr>
        <w:pStyle w:val="TableofFigures"/>
        <w:tabs>
          <w:tab w:val="right" w:leader="dot" w:pos="8777"/>
        </w:tabs>
        <w:rPr>
          <w:rFonts w:eastAsiaTheme="minorEastAsia" w:cstheme="minorBidi"/>
          <w:i w:val="0"/>
          <w:iCs w:val="0"/>
          <w:noProof/>
          <w:color w:val="auto"/>
          <w:sz w:val="22"/>
          <w:szCs w:val="22"/>
          <w:lang w:eastAsia="en-US" w:bidi="ar-SA"/>
        </w:rPr>
      </w:pPr>
      <w:hyperlink w:anchor="_Toc470201128" w:history="1">
        <w:r w:rsidRPr="0006372B">
          <w:rPr>
            <w:rStyle w:val="Hyperlink"/>
            <w:noProof/>
          </w:rPr>
          <w:t>Hình 23. Usecase truy vấn lịch sử của thiết bị</w:t>
        </w:r>
        <w:r>
          <w:rPr>
            <w:noProof/>
            <w:webHidden/>
          </w:rPr>
          <w:tab/>
        </w:r>
        <w:r>
          <w:rPr>
            <w:noProof/>
            <w:webHidden/>
          </w:rPr>
          <w:fldChar w:fldCharType="begin"/>
        </w:r>
        <w:r>
          <w:rPr>
            <w:noProof/>
            <w:webHidden/>
          </w:rPr>
          <w:instrText xml:space="preserve"> PAGEREF _Toc470201128 \h </w:instrText>
        </w:r>
        <w:r>
          <w:rPr>
            <w:noProof/>
            <w:webHidden/>
          </w:rPr>
        </w:r>
        <w:r>
          <w:rPr>
            <w:noProof/>
            <w:webHidden/>
          </w:rPr>
          <w:fldChar w:fldCharType="separate"/>
        </w:r>
        <w:r>
          <w:rPr>
            <w:noProof/>
            <w:webHidden/>
          </w:rPr>
          <w:t>39</w:t>
        </w:r>
        <w:r>
          <w:rPr>
            <w:noProof/>
            <w:webHidden/>
          </w:rPr>
          <w:fldChar w:fldCharType="end"/>
        </w:r>
      </w:hyperlink>
    </w:p>
    <w:p w14:paraId="02DFC00A" w14:textId="77777777" w:rsidR="00DF4961" w:rsidRDefault="00DF4961">
      <w:pPr>
        <w:pStyle w:val="TableofFigures"/>
        <w:tabs>
          <w:tab w:val="right" w:leader="dot" w:pos="8777"/>
        </w:tabs>
        <w:rPr>
          <w:rFonts w:eastAsiaTheme="minorEastAsia" w:cstheme="minorBidi"/>
          <w:i w:val="0"/>
          <w:iCs w:val="0"/>
          <w:noProof/>
          <w:color w:val="auto"/>
          <w:sz w:val="22"/>
          <w:szCs w:val="22"/>
          <w:lang w:eastAsia="en-US" w:bidi="ar-SA"/>
        </w:rPr>
      </w:pPr>
      <w:hyperlink w:anchor="_Toc470201129" w:history="1">
        <w:r w:rsidRPr="0006372B">
          <w:rPr>
            <w:rStyle w:val="Hyperlink"/>
            <w:noProof/>
          </w:rPr>
          <w:t>Hình 24. Usecase thay đổi trạng thái qua API</w:t>
        </w:r>
        <w:r>
          <w:rPr>
            <w:noProof/>
            <w:webHidden/>
          </w:rPr>
          <w:tab/>
        </w:r>
        <w:r>
          <w:rPr>
            <w:noProof/>
            <w:webHidden/>
          </w:rPr>
          <w:fldChar w:fldCharType="begin"/>
        </w:r>
        <w:r>
          <w:rPr>
            <w:noProof/>
            <w:webHidden/>
          </w:rPr>
          <w:instrText xml:space="preserve"> PAGEREF _Toc470201129 \h </w:instrText>
        </w:r>
        <w:r>
          <w:rPr>
            <w:noProof/>
            <w:webHidden/>
          </w:rPr>
        </w:r>
        <w:r>
          <w:rPr>
            <w:noProof/>
            <w:webHidden/>
          </w:rPr>
          <w:fldChar w:fldCharType="separate"/>
        </w:r>
        <w:r>
          <w:rPr>
            <w:noProof/>
            <w:webHidden/>
          </w:rPr>
          <w:t>40</w:t>
        </w:r>
        <w:r>
          <w:rPr>
            <w:noProof/>
            <w:webHidden/>
          </w:rPr>
          <w:fldChar w:fldCharType="end"/>
        </w:r>
      </w:hyperlink>
    </w:p>
    <w:p w14:paraId="5CD70444" w14:textId="77777777" w:rsidR="00DF4961" w:rsidRDefault="00DF4961">
      <w:pPr>
        <w:pStyle w:val="TableofFigures"/>
        <w:tabs>
          <w:tab w:val="right" w:leader="dot" w:pos="8777"/>
        </w:tabs>
        <w:rPr>
          <w:rFonts w:eastAsiaTheme="minorEastAsia" w:cstheme="minorBidi"/>
          <w:i w:val="0"/>
          <w:iCs w:val="0"/>
          <w:noProof/>
          <w:color w:val="auto"/>
          <w:sz w:val="22"/>
          <w:szCs w:val="22"/>
          <w:lang w:eastAsia="en-US" w:bidi="ar-SA"/>
        </w:rPr>
      </w:pPr>
      <w:hyperlink w:anchor="_Toc470201130" w:history="1">
        <w:r w:rsidRPr="0006372B">
          <w:rPr>
            <w:rStyle w:val="Hyperlink"/>
            <w:noProof/>
          </w:rPr>
          <w:t>Hình 25. Biều đồ lớp của hệ thống</w:t>
        </w:r>
        <w:r>
          <w:rPr>
            <w:noProof/>
            <w:webHidden/>
          </w:rPr>
          <w:tab/>
        </w:r>
        <w:r>
          <w:rPr>
            <w:noProof/>
            <w:webHidden/>
          </w:rPr>
          <w:fldChar w:fldCharType="begin"/>
        </w:r>
        <w:r>
          <w:rPr>
            <w:noProof/>
            <w:webHidden/>
          </w:rPr>
          <w:instrText xml:space="preserve"> PAGEREF _Toc470201130 \h </w:instrText>
        </w:r>
        <w:r>
          <w:rPr>
            <w:noProof/>
            <w:webHidden/>
          </w:rPr>
        </w:r>
        <w:r>
          <w:rPr>
            <w:noProof/>
            <w:webHidden/>
          </w:rPr>
          <w:fldChar w:fldCharType="separate"/>
        </w:r>
        <w:r>
          <w:rPr>
            <w:noProof/>
            <w:webHidden/>
          </w:rPr>
          <w:t>42</w:t>
        </w:r>
        <w:r>
          <w:rPr>
            <w:noProof/>
            <w:webHidden/>
          </w:rPr>
          <w:fldChar w:fldCharType="end"/>
        </w:r>
      </w:hyperlink>
    </w:p>
    <w:p w14:paraId="3FCB8D3B" w14:textId="77777777" w:rsidR="00DF4961" w:rsidRDefault="00DF4961">
      <w:pPr>
        <w:pStyle w:val="TableofFigures"/>
        <w:tabs>
          <w:tab w:val="right" w:leader="dot" w:pos="8777"/>
        </w:tabs>
        <w:rPr>
          <w:rFonts w:eastAsiaTheme="minorEastAsia" w:cstheme="minorBidi"/>
          <w:i w:val="0"/>
          <w:iCs w:val="0"/>
          <w:noProof/>
          <w:color w:val="auto"/>
          <w:sz w:val="22"/>
          <w:szCs w:val="22"/>
          <w:lang w:eastAsia="en-US" w:bidi="ar-SA"/>
        </w:rPr>
      </w:pPr>
      <w:hyperlink w:anchor="_Toc470201131" w:history="1">
        <w:r w:rsidRPr="0006372B">
          <w:rPr>
            <w:rStyle w:val="Hyperlink"/>
            <w:noProof/>
          </w:rPr>
          <w:t>Hình 26. Senquence Diagram thu thập dữ liệu</w:t>
        </w:r>
        <w:r>
          <w:rPr>
            <w:noProof/>
            <w:webHidden/>
          </w:rPr>
          <w:tab/>
        </w:r>
        <w:r>
          <w:rPr>
            <w:noProof/>
            <w:webHidden/>
          </w:rPr>
          <w:fldChar w:fldCharType="begin"/>
        </w:r>
        <w:r>
          <w:rPr>
            <w:noProof/>
            <w:webHidden/>
          </w:rPr>
          <w:instrText xml:space="preserve"> PAGEREF _Toc470201131 \h </w:instrText>
        </w:r>
        <w:r>
          <w:rPr>
            <w:noProof/>
            <w:webHidden/>
          </w:rPr>
        </w:r>
        <w:r>
          <w:rPr>
            <w:noProof/>
            <w:webHidden/>
          </w:rPr>
          <w:fldChar w:fldCharType="separate"/>
        </w:r>
        <w:r>
          <w:rPr>
            <w:noProof/>
            <w:webHidden/>
          </w:rPr>
          <w:t>46</w:t>
        </w:r>
        <w:r>
          <w:rPr>
            <w:noProof/>
            <w:webHidden/>
          </w:rPr>
          <w:fldChar w:fldCharType="end"/>
        </w:r>
      </w:hyperlink>
    </w:p>
    <w:p w14:paraId="7EF5E9D2" w14:textId="77777777" w:rsidR="00DF4961" w:rsidRDefault="00DF4961">
      <w:pPr>
        <w:pStyle w:val="TableofFigures"/>
        <w:tabs>
          <w:tab w:val="right" w:leader="dot" w:pos="8777"/>
        </w:tabs>
        <w:rPr>
          <w:rFonts w:eastAsiaTheme="minorEastAsia" w:cstheme="minorBidi"/>
          <w:i w:val="0"/>
          <w:iCs w:val="0"/>
          <w:noProof/>
          <w:color w:val="auto"/>
          <w:sz w:val="22"/>
          <w:szCs w:val="22"/>
          <w:lang w:eastAsia="en-US" w:bidi="ar-SA"/>
        </w:rPr>
      </w:pPr>
      <w:hyperlink w:anchor="_Toc470201132" w:history="1">
        <w:r w:rsidRPr="0006372B">
          <w:rPr>
            <w:rStyle w:val="Hyperlink"/>
            <w:noProof/>
          </w:rPr>
          <w:t>Hình 27.Senquence Diagram truy vấn thông tin thiết bị</w:t>
        </w:r>
        <w:r>
          <w:rPr>
            <w:noProof/>
            <w:webHidden/>
          </w:rPr>
          <w:tab/>
        </w:r>
        <w:r>
          <w:rPr>
            <w:noProof/>
            <w:webHidden/>
          </w:rPr>
          <w:fldChar w:fldCharType="begin"/>
        </w:r>
        <w:r>
          <w:rPr>
            <w:noProof/>
            <w:webHidden/>
          </w:rPr>
          <w:instrText xml:space="preserve"> PAGEREF _Toc470201132 \h </w:instrText>
        </w:r>
        <w:r>
          <w:rPr>
            <w:noProof/>
            <w:webHidden/>
          </w:rPr>
        </w:r>
        <w:r>
          <w:rPr>
            <w:noProof/>
            <w:webHidden/>
          </w:rPr>
          <w:fldChar w:fldCharType="separate"/>
        </w:r>
        <w:r>
          <w:rPr>
            <w:noProof/>
            <w:webHidden/>
          </w:rPr>
          <w:t>46</w:t>
        </w:r>
        <w:r>
          <w:rPr>
            <w:noProof/>
            <w:webHidden/>
          </w:rPr>
          <w:fldChar w:fldCharType="end"/>
        </w:r>
      </w:hyperlink>
    </w:p>
    <w:p w14:paraId="3B1811E1" w14:textId="77777777" w:rsidR="00DF4961" w:rsidRDefault="00DF4961">
      <w:pPr>
        <w:pStyle w:val="TableofFigures"/>
        <w:tabs>
          <w:tab w:val="right" w:leader="dot" w:pos="8777"/>
        </w:tabs>
        <w:rPr>
          <w:rFonts w:eastAsiaTheme="minorEastAsia" w:cstheme="minorBidi"/>
          <w:i w:val="0"/>
          <w:iCs w:val="0"/>
          <w:noProof/>
          <w:color w:val="auto"/>
          <w:sz w:val="22"/>
          <w:szCs w:val="22"/>
          <w:lang w:eastAsia="en-US" w:bidi="ar-SA"/>
        </w:rPr>
      </w:pPr>
      <w:hyperlink w:anchor="_Toc470201133" w:history="1">
        <w:r w:rsidRPr="0006372B">
          <w:rPr>
            <w:rStyle w:val="Hyperlink"/>
            <w:noProof/>
          </w:rPr>
          <w:t>Hình 28. Senquence Diagram Truy vấn thông tin một thiết bị</w:t>
        </w:r>
        <w:r>
          <w:rPr>
            <w:noProof/>
            <w:webHidden/>
          </w:rPr>
          <w:tab/>
        </w:r>
        <w:r>
          <w:rPr>
            <w:noProof/>
            <w:webHidden/>
          </w:rPr>
          <w:fldChar w:fldCharType="begin"/>
        </w:r>
        <w:r>
          <w:rPr>
            <w:noProof/>
            <w:webHidden/>
          </w:rPr>
          <w:instrText xml:space="preserve"> PAGEREF _Toc470201133 \h </w:instrText>
        </w:r>
        <w:r>
          <w:rPr>
            <w:noProof/>
            <w:webHidden/>
          </w:rPr>
        </w:r>
        <w:r>
          <w:rPr>
            <w:noProof/>
            <w:webHidden/>
          </w:rPr>
          <w:fldChar w:fldCharType="separate"/>
        </w:r>
        <w:r>
          <w:rPr>
            <w:noProof/>
            <w:webHidden/>
          </w:rPr>
          <w:t>47</w:t>
        </w:r>
        <w:r>
          <w:rPr>
            <w:noProof/>
            <w:webHidden/>
          </w:rPr>
          <w:fldChar w:fldCharType="end"/>
        </w:r>
      </w:hyperlink>
    </w:p>
    <w:p w14:paraId="2572B07E" w14:textId="77777777" w:rsidR="00DF4961" w:rsidRDefault="00DF4961">
      <w:pPr>
        <w:pStyle w:val="TableofFigures"/>
        <w:tabs>
          <w:tab w:val="right" w:leader="dot" w:pos="8777"/>
        </w:tabs>
        <w:rPr>
          <w:rFonts w:eastAsiaTheme="minorEastAsia" w:cstheme="minorBidi"/>
          <w:i w:val="0"/>
          <w:iCs w:val="0"/>
          <w:noProof/>
          <w:color w:val="auto"/>
          <w:sz w:val="22"/>
          <w:szCs w:val="22"/>
          <w:lang w:eastAsia="en-US" w:bidi="ar-SA"/>
        </w:rPr>
      </w:pPr>
      <w:hyperlink w:anchor="_Toc470201134" w:history="1">
        <w:r w:rsidRPr="0006372B">
          <w:rPr>
            <w:rStyle w:val="Hyperlink"/>
            <w:noProof/>
          </w:rPr>
          <w:t>Hình 29. Senquence Diagram Truy vấn lịch sử trạng thái của thiết bị</w:t>
        </w:r>
        <w:r>
          <w:rPr>
            <w:noProof/>
            <w:webHidden/>
          </w:rPr>
          <w:tab/>
        </w:r>
        <w:r>
          <w:rPr>
            <w:noProof/>
            <w:webHidden/>
          </w:rPr>
          <w:fldChar w:fldCharType="begin"/>
        </w:r>
        <w:r>
          <w:rPr>
            <w:noProof/>
            <w:webHidden/>
          </w:rPr>
          <w:instrText xml:space="preserve"> PAGEREF _Toc470201134 \h </w:instrText>
        </w:r>
        <w:r>
          <w:rPr>
            <w:noProof/>
            <w:webHidden/>
          </w:rPr>
        </w:r>
        <w:r>
          <w:rPr>
            <w:noProof/>
            <w:webHidden/>
          </w:rPr>
          <w:fldChar w:fldCharType="separate"/>
        </w:r>
        <w:r>
          <w:rPr>
            <w:noProof/>
            <w:webHidden/>
          </w:rPr>
          <w:t>48</w:t>
        </w:r>
        <w:r>
          <w:rPr>
            <w:noProof/>
            <w:webHidden/>
          </w:rPr>
          <w:fldChar w:fldCharType="end"/>
        </w:r>
      </w:hyperlink>
    </w:p>
    <w:p w14:paraId="3BE99DC0" w14:textId="77777777" w:rsidR="00DF4961" w:rsidRDefault="00DF4961">
      <w:pPr>
        <w:pStyle w:val="TableofFigures"/>
        <w:tabs>
          <w:tab w:val="right" w:leader="dot" w:pos="8777"/>
        </w:tabs>
        <w:rPr>
          <w:rFonts w:eastAsiaTheme="minorEastAsia" w:cstheme="minorBidi"/>
          <w:i w:val="0"/>
          <w:iCs w:val="0"/>
          <w:noProof/>
          <w:color w:val="auto"/>
          <w:sz w:val="22"/>
          <w:szCs w:val="22"/>
          <w:lang w:eastAsia="en-US" w:bidi="ar-SA"/>
        </w:rPr>
      </w:pPr>
      <w:hyperlink w:anchor="_Toc470201135" w:history="1">
        <w:r w:rsidRPr="0006372B">
          <w:rPr>
            <w:rStyle w:val="Hyperlink"/>
            <w:noProof/>
          </w:rPr>
          <w:t>Hình 30. Senquence Diagram Thiết lập trạng thái cho thiết bị</w:t>
        </w:r>
        <w:r>
          <w:rPr>
            <w:noProof/>
            <w:webHidden/>
          </w:rPr>
          <w:tab/>
        </w:r>
        <w:r>
          <w:rPr>
            <w:noProof/>
            <w:webHidden/>
          </w:rPr>
          <w:fldChar w:fldCharType="begin"/>
        </w:r>
        <w:r>
          <w:rPr>
            <w:noProof/>
            <w:webHidden/>
          </w:rPr>
          <w:instrText xml:space="preserve"> PAGEREF _Toc470201135 \h </w:instrText>
        </w:r>
        <w:r>
          <w:rPr>
            <w:noProof/>
            <w:webHidden/>
          </w:rPr>
        </w:r>
        <w:r>
          <w:rPr>
            <w:noProof/>
            <w:webHidden/>
          </w:rPr>
          <w:fldChar w:fldCharType="separate"/>
        </w:r>
        <w:r>
          <w:rPr>
            <w:noProof/>
            <w:webHidden/>
          </w:rPr>
          <w:t>48</w:t>
        </w:r>
        <w:r>
          <w:rPr>
            <w:noProof/>
            <w:webHidden/>
          </w:rPr>
          <w:fldChar w:fldCharType="end"/>
        </w:r>
      </w:hyperlink>
    </w:p>
    <w:p w14:paraId="0C55AFA3" w14:textId="77777777" w:rsidR="00DF4961" w:rsidRDefault="00DF4961">
      <w:pPr>
        <w:pStyle w:val="TableofFigures"/>
        <w:tabs>
          <w:tab w:val="right" w:leader="dot" w:pos="8777"/>
        </w:tabs>
        <w:rPr>
          <w:rFonts w:eastAsiaTheme="minorEastAsia" w:cstheme="minorBidi"/>
          <w:i w:val="0"/>
          <w:iCs w:val="0"/>
          <w:noProof/>
          <w:color w:val="auto"/>
          <w:sz w:val="22"/>
          <w:szCs w:val="22"/>
          <w:lang w:eastAsia="en-US" w:bidi="ar-SA"/>
        </w:rPr>
      </w:pPr>
      <w:hyperlink w:anchor="_Toc470201136" w:history="1">
        <w:r w:rsidRPr="0006372B">
          <w:rPr>
            <w:rStyle w:val="Hyperlink"/>
            <w:noProof/>
          </w:rPr>
          <w:t>Hình 31. Senquence Diagram thiết lập trạng thái cho thiết bị theo kiểu thiết bị</w:t>
        </w:r>
        <w:r>
          <w:rPr>
            <w:noProof/>
            <w:webHidden/>
          </w:rPr>
          <w:tab/>
        </w:r>
        <w:r>
          <w:rPr>
            <w:noProof/>
            <w:webHidden/>
          </w:rPr>
          <w:fldChar w:fldCharType="begin"/>
        </w:r>
        <w:r>
          <w:rPr>
            <w:noProof/>
            <w:webHidden/>
          </w:rPr>
          <w:instrText xml:space="preserve"> PAGEREF _Toc470201136 \h </w:instrText>
        </w:r>
        <w:r>
          <w:rPr>
            <w:noProof/>
            <w:webHidden/>
          </w:rPr>
        </w:r>
        <w:r>
          <w:rPr>
            <w:noProof/>
            <w:webHidden/>
          </w:rPr>
          <w:fldChar w:fldCharType="separate"/>
        </w:r>
        <w:r>
          <w:rPr>
            <w:noProof/>
            <w:webHidden/>
          </w:rPr>
          <w:t>49</w:t>
        </w:r>
        <w:r>
          <w:rPr>
            <w:noProof/>
            <w:webHidden/>
          </w:rPr>
          <w:fldChar w:fldCharType="end"/>
        </w:r>
      </w:hyperlink>
    </w:p>
    <w:p w14:paraId="168F4167" w14:textId="49FC6E3B" w:rsidR="00E4294F" w:rsidRDefault="00DF4961" w:rsidP="005C664D">
      <w:pPr>
        <w:jc w:val="both"/>
        <w:rPr>
          <w:b/>
          <w:bCs/>
          <w:noProof/>
        </w:rPr>
      </w:pPr>
      <w:r>
        <w:rPr>
          <w:b/>
          <w:bCs/>
          <w:noProof/>
        </w:rPr>
        <w:fldChar w:fldCharType="end"/>
      </w:r>
    </w:p>
    <w:p w14:paraId="741D9C41" w14:textId="77777777" w:rsidR="00E4294F" w:rsidRDefault="00E4294F">
      <w:pPr>
        <w:rPr>
          <w:b/>
          <w:bCs/>
          <w:noProof/>
        </w:rPr>
      </w:pPr>
      <w:r>
        <w:rPr>
          <w:b/>
          <w:bCs/>
          <w:noProof/>
        </w:rPr>
        <w:br w:type="page"/>
      </w:r>
    </w:p>
    <w:p w14:paraId="1494320B" w14:textId="77777777" w:rsidR="00720456" w:rsidRPr="003A17BD" w:rsidRDefault="00387669" w:rsidP="005C664D">
      <w:pPr>
        <w:pStyle w:val="Heading1"/>
        <w:jc w:val="both"/>
      </w:pPr>
      <w:bookmarkStart w:id="4" w:name="_Toc470201041"/>
      <w:r w:rsidRPr="003A17BD">
        <w:lastRenderedPageBreak/>
        <w:t xml:space="preserve">Chương I, </w:t>
      </w:r>
      <w:r w:rsidR="004E2D24">
        <w:t>Chương mở đầu</w:t>
      </w:r>
      <w:bookmarkEnd w:id="4"/>
    </w:p>
    <w:p w14:paraId="14507F0E" w14:textId="77777777" w:rsidR="00720456" w:rsidRPr="003A17BD" w:rsidRDefault="00720456" w:rsidP="005C664D">
      <w:pPr>
        <w:pStyle w:val="BodyText"/>
        <w:jc w:val="both"/>
        <w:rPr>
          <w:rFonts w:ascii="Times New Roman" w:hAnsi="Times New Roman" w:cs="Times New Roman"/>
          <w:sz w:val="26"/>
          <w:szCs w:val="26"/>
        </w:rPr>
      </w:pPr>
    </w:p>
    <w:p w14:paraId="6F26F242" w14:textId="77777777" w:rsidR="00720456" w:rsidRPr="003A17BD" w:rsidRDefault="00387669" w:rsidP="005C664D">
      <w:pPr>
        <w:pStyle w:val="Heading2"/>
        <w:jc w:val="both"/>
      </w:pPr>
      <w:bookmarkStart w:id="5" w:name="_Toc470201042"/>
      <w:r w:rsidRPr="003A17BD">
        <w:t xml:space="preserve">1. Giới thiệu về </w:t>
      </w:r>
      <w:r w:rsidRPr="00E51331">
        <w:t>Internet</w:t>
      </w:r>
      <w:r w:rsidRPr="003A17BD">
        <w:t xml:space="preserve"> of Things</w:t>
      </w:r>
      <w:bookmarkEnd w:id="5"/>
    </w:p>
    <w:p w14:paraId="4428B454" w14:textId="77777777" w:rsidR="00720456" w:rsidRPr="003A17BD" w:rsidRDefault="00387669" w:rsidP="005C664D">
      <w:pPr>
        <w:pStyle w:val="Heading3"/>
        <w:jc w:val="both"/>
      </w:pPr>
      <w:bookmarkStart w:id="6" w:name="_Toc470201043"/>
      <w:r w:rsidRPr="003A17BD">
        <w:t xml:space="preserve">1.1 IoT là </w:t>
      </w:r>
      <w:proofErr w:type="gramStart"/>
      <w:r w:rsidRPr="003A17BD">
        <w:t>gì ?</w:t>
      </w:r>
      <w:bookmarkEnd w:id="6"/>
      <w:proofErr w:type="gramEnd"/>
      <w:r w:rsidRPr="003A17BD">
        <w:t xml:space="preserve"> </w:t>
      </w:r>
    </w:p>
    <w:p w14:paraId="689AD926" w14:textId="3668F6BB" w:rsidR="00513574" w:rsidRDefault="00387669" w:rsidP="005C664D">
      <w:pPr>
        <w:pStyle w:val="BodyText"/>
        <w:keepNext/>
        <w:jc w:val="both"/>
        <w:rPr>
          <w:rFonts w:ascii="Times New Roman" w:hAnsi="Times New Roman" w:cs="Times New Roman"/>
          <w:sz w:val="26"/>
          <w:szCs w:val="26"/>
        </w:rPr>
      </w:pPr>
      <w:r w:rsidRPr="003A17BD">
        <w:rPr>
          <w:rFonts w:ascii="Times New Roman" w:hAnsi="Times New Roman" w:cs="Times New Roman"/>
          <w:sz w:val="26"/>
          <w:szCs w:val="26"/>
        </w:rPr>
        <w:t xml:space="preserve">Mạng luới vạn vật kết nối Internet hoặc là mạng lưới thiết bị kết nối với Internet viết tắt là IoT (tiếng </w:t>
      </w:r>
      <w:r w:rsidR="00014E29">
        <w:rPr>
          <w:rFonts w:ascii="Times New Roman" w:hAnsi="Times New Roman" w:cs="Times New Roman"/>
          <w:sz w:val="26"/>
          <w:szCs w:val="26"/>
        </w:rPr>
        <w:t>A</w:t>
      </w:r>
      <w:r w:rsidRPr="003A17BD">
        <w:rPr>
          <w:rFonts w:ascii="Times New Roman" w:hAnsi="Times New Roman" w:cs="Times New Roman"/>
          <w:sz w:val="26"/>
          <w:szCs w:val="26"/>
        </w:rPr>
        <w:t xml:space="preserve">nh Internet of Things) là một kịch bản </w:t>
      </w:r>
      <w:r w:rsidR="00B26EB3">
        <w:rPr>
          <w:rFonts w:ascii="Times New Roman" w:hAnsi="Times New Roman" w:cs="Times New Roman"/>
          <w:sz w:val="26"/>
          <w:szCs w:val="26"/>
        </w:rPr>
        <w:t>về một thế giới kết nố</w:t>
      </w:r>
      <w:r w:rsidRPr="003A17BD">
        <w:rPr>
          <w:rFonts w:ascii="Times New Roman" w:hAnsi="Times New Roman" w:cs="Times New Roman"/>
          <w:sz w:val="26"/>
          <w:szCs w:val="26"/>
        </w:rPr>
        <w:t xml:space="preserve"> khi mà mỗi đồ vật, con người được cung cấp một </w:t>
      </w:r>
      <w:r w:rsidR="00014E29">
        <w:rPr>
          <w:rFonts w:ascii="Times New Roman" w:hAnsi="Times New Roman" w:cs="Times New Roman"/>
          <w:sz w:val="26"/>
          <w:szCs w:val="26"/>
        </w:rPr>
        <w:t>đ</w:t>
      </w:r>
      <w:r w:rsidRPr="003A17BD">
        <w:rPr>
          <w:rFonts w:ascii="Times New Roman" w:hAnsi="Times New Roman" w:cs="Times New Roman"/>
          <w:sz w:val="26"/>
          <w:szCs w:val="26"/>
        </w:rPr>
        <w:t>ịnh danh của riêng mình, và tất cả có kh</w:t>
      </w:r>
      <w:r w:rsidR="00014E29">
        <w:rPr>
          <w:rFonts w:ascii="Times New Roman" w:hAnsi="Times New Roman" w:cs="Times New Roman"/>
          <w:sz w:val="26"/>
          <w:szCs w:val="26"/>
        </w:rPr>
        <w:t>ả</w:t>
      </w:r>
      <w:r w:rsidRPr="003A17BD">
        <w:rPr>
          <w:rFonts w:ascii="Times New Roman" w:hAnsi="Times New Roman" w:cs="Times New Roman"/>
          <w:sz w:val="26"/>
          <w:szCs w:val="26"/>
        </w:rPr>
        <w:t xml:space="preserve"> năng truyền tải, trao đổi thông tin, dữ liệu qua một mạng duy nhất mà không cần đến sự tương tác trực tiếp giữa người với người, hay người với máy tính. IoT đã phát triển từ sự hội tụ của</w:t>
      </w:r>
      <w:r w:rsidR="00055D2B">
        <w:rPr>
          <w:rFonts w:ascii="Times New Roman" w:hAnsi="Times New Roman" w:cs="Times New Roman"/>
          <w:sz w:val="26"/>
          <w:szCs w:val="26"/>
        </w:rPr>
        <w:t>các thiết bị vật lí, các thiết bị kết nối, cơ sở hạ tầng, công nghệ vi cơ điện tử, phần mềm, cảm biến, kết nối mạng và nhiều yếu tố khác cho phép các thiết bị có thể thu thập và trao đổi dữ liệu</w:t>
      </w:r>
      <w:r w:rsidRPr="003A17BD">
        <w:rPr>
          <w:rFonts w:ascii="Times New Roman" w:hAnsi="Times New Roman" w:cs="Times New Roman"/>
          <w:sz w:val="26"/>
          <w:szCs w:val="26"/>
        </w:rPr>
        <w:t>. Nói đơn giản là một tập hợp các thiết bị có khả năng kết nối với nhau, với Internet và với thế giới bên ngoài</w:t>
      </w:r>
      <w:r w:rsidR="005B0346">
        <w:rPr>
          <w:rFonts w:ascii="Times New Roman" w:hAnsi="Times New Roman" w:cs="Times New Roman"/>
          <w:sz w:val="26"/>
          <w:szCs w:val="26"/>
        </w:rPr>
        <w:t xml:space="preserve"> [</w:t>
      </w:r>
      <w:ins w:id="7" w:author="ngocluanpc" w:date="2016-12-21T16:43:00Z">
        <w:r w:rsidR="00066C91" w:rsidRPr="005B0346">
          <w:rPr>
            <w:rStyle w:val="EndnoteReference"/>
            <w:rFonts w:ascii="Times New Roman" w:hAnsi="Times New Roman" w:cs="Times New Roman"/>
            <w:sz w:val="26"/>
            <w:szCs w:val="26"/>
            <w:vertAlign w:val="baseline"/>
          </w:rPr>
          <w:endnoteReference w:id="1"/>
        </w:r>
      </w:ins>
      <w:del w:id="8" w:author="ngocluanpc" w:date="2016-12-21T16:41:00Z">
        <w:r w:rsidR="00863792" w:rsidDel="00066C91">
          <w:rPr>
            <w:rFonts w:ascii="Times New Roman" w:hAnsi="Times New Roman" w:cs="Times New Roman"/>
            <w:sz w:val="26"/>
            <w:szCs w:val="26"/>
            <w:vertAlign w:val="superscript"/>
          </w:rPr>
          <w:delText>[1]</w:delText>
        </w:r>
        <w:r w:rsidRPr="003A17BD" w:rsidDel="00066C91">
          <w:rPr>
            <w:rFonts w:ascii="Times New Roman" w:hAnsi="Times New Roman" w:cs="Times New Roman"/>
            <w:sz w:val="26"/>
            <w:szCs w:val="26"/>
          </w:rPr>
          <w:delText>.</w:delText>
        </w:r>
      </w:del>
      <w:r w:rsidR="005B0346">
        <w:rPr>
          <w:rFonts w:ascii="Times New Roman" w:hAnsi="Times New Roman" w:cs="Times New Roman"/>
          <w:sz w:val="26"/>
          <w:szCs w:val="26"/>
        </w:rPr>
        <w:t>]</w:t>
      </w:r>
    </w:p>
    <w:p w14:paraId="17897075" w14:textId="77777777" w:rsidR="00B80E2E" w:rsidRDefault="00387669" w:rsidP="005C664D">
      <w:pPr>
        <w:pStyle w:val="BodyText"/>
        <w:keepNext/>
        <w:jc w:val="both"/>
      </w:pPr>
      <w:r w:rsidRPr="003A17BD">
        <w:rPr>
          <w:rFonts w:ascii="Times New Roman" w:hAnsi="Times New Roman" w:cs="Times New Roman"/>
          <w:noProof/>
          <w:sz w:val="26"/>
          <w:szCs w:val="26"/>
          <w:lang w:eastAsia="en-US" w:bidi="ar-SA"/>
        </w:rPr>
        <w:drawing>
          <wp:inline distT="0" distB="0" distL="0" distR="0" wp14:anchorId="68C0E8A7" wp14:editId="4BAA4727">
            <wp:extent cx="5715000" cy="3219450"/>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2"/>
                    <a:stretch>
                      <a:fillRect/>
                    </a:stretch>
                  </pic:blipFill>
                  <pic:spPr bwMode="auto">
                    <a:xfrm>
                      <a:off x="0" y="0"/>
                      <a:ext cx="5715000" cy="3219450"/>
                    </a:xfrm>
                    <a:prstGeom prst="rect">
                      <a:avLst/>
                    </a:prstGeom>
                  </pic:spPr>
                </pic:pic>
              </a:graphicData>
            </a:graphic>
          </wp:inline>
        </w:drawing>
      </w:r>
    </w:p>
    <w:p w14:paraId="0EABF054" w14:textId="0647E0A1" w:rsidR="00720456" w:rsidRPr="003A17BD" w:rsidRDefault="00D96386" w:rsidP="00DC743A">
      <w:pPr>
        <w:pStyle w:val="Caption"/>
        <w:jc w:val="center"/>
        <w:rPr>
          <w:rFonts w:ascii="Times New Roman" w:hAnsi="Times New Roman" w:cs="Times New Roman"/>
          <w:sz w:val="26"/>
          <w:szCs w:val="26"/>
        </w:rPr>
      </w:pPr>
      <w:bookmarkStart w:id="9" w:name="_Toc469902774"/>
      <w:bookmarkStart w:id="10" w:name="_Toc470105957"/>
      <w:bookmarkStart w:id="11" w:name="_Toc470201106"/>
      <w:proofErr w:type="gramStart"/>
      <w:r>
        <w:t>Hình</w:t>
      </w:r>
      <w:r w:rsidR="00B80E2E">
        <w:t xml:space="preserve"> </w:t>
      </w:r>
      <w:fldSimple w:instr=" SEQ Figure \* ARABIC ">
        <w:r w:rsidR="00F045F1">
          <w:rPr>
            <w:noProof/>
          </w:rPr>
          <w:t>1</w:t>
        </w:r>
      </w:fldSimple>
      <w:r w:rsidR="00513574">
        <w:t>.</w:t>
      </w:r>
      <w:proofErr w:type="gramEnd"/>
      <w:r w:rsidR="00513574">
        <w:t xml:space="preserve"> Internet of things là </w:t>
      </w:r>
      <w:proofErr w:type="gramStart"/>
      <w:r w:rsidR="00513574">
        <w:t>gì ?</w:t>
      </w:r>
      <w:bookmarkEnd w:id="9"/>
      <w:proofErr w:type="gramEnd"/>
      <w:r w:rsidR="00066C91">
        <w:rPr>
          <w:rStyle w:val="FootnoteReference"/>
        </w:rPr>
        <w:footnoteReference w:id="1"/>
      </w:r>
      <w:bookmarkEnd w:id="10"/>
      <w:bookmarkEnd w:id="11"/>
    </w:p>
    <w:p w14:paraId="752F865A" w14:textId="77777777" w:rsidR="00720456" w:rsidRPr="003A17BD" w:rsidRDefault="00720456" w:rsidP="005C664D">
      <w:pPr>
        <w:pStyle w:val="BodyText"/>
        <w:jc w:val="both"/>
        <w:rPr>
          <w:rFonts w:ascii="Times New Roman" w:hAnsi="Times New Roman" w:cs="Times New Roman"/>
          <w:sz w:val="26"/>
          <w:szCs w:val="26"/>
        </w:rPr>
      </w:pPr>
    </w:p>
    <w:p w14:paraId="3B42219B" w14:textId="4DC9FD21"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xml:space="preserve">Công nghệ IoT là một hệ thống mạng vật lý, mà dựa vào các thiết bị truyền động và cảm biến để </w:t>
      </w:r>
      <w:proofErr w:type="gramStart"/>
      <w:r w:rsidRPr="003A17BD">
        <w:rPr>
          <w:rFonts w:ascii="Times New Roman" w:hAnsi="Times New Roman" w:cs="Times New Roman"/>
          <w:sz w:val="26"/>
          <w:szCs w:val="26"/>
        </w:rPr>
        <w:t>thu</w:t>
      </w:r>
      <w:proofErr w:type="gramEnd"/>
      <w:r w:rsidRPr="003A17BD">
        <w:rPr>
          <w:rFonts w:ascii="Times New Roman" w:hAnsi="Times New Roman" w:cs="Times New Roman"/>
          <w:sz w:val="26"/>
          <w:szCs w:val="26"/>
        </w:rPr>
        <w:t xml:space="preserve"> thập dữ liệu từ thế giới </w:t>
      </w:r>
      <w:r w:rsidR="00B50A2A">
        <w:rPr>
          <w:rFonts w:ascii="Times New Roman" w:hAnsi="Times New Roman" w:cs="Times New Roman"/>
          <w:sz w:val="26"/>
          <w:szCs w:val="26"/>
        </w:rPr>
        <w:t>thực</w:t>
      </w:r>
      <w:r w:rsidRPr="003A17BD">
        <w:rPr>
          <w:rFonts w:ascii="Times New Roman" w:hAnsi="Times New Roman" w:cs="Times New Roman"/>
          <w:sz w:val="26"/>
          <w:szCs w:val="26"/>
        </w:rPr>
        <w:t xml:space="preserve">. </w:t>
      </w:r>
      <w:proofErr w:type="gramStart"/>
      <w:r w:rsidRPr="003A17BD">
        <w:rPr>
          <w:rFonts w:ascii="Times New Roman" w:hAnsi="Times New Roman" w:cs="Times New Roman"/>
          <w:sz w:val="26"/>
          <w:szCs w:val="26"/>
        </w:rPr>
        <w:t>Các hệ thống lớn bao gồm nhiều thành phần trong IoT như là thành phố thông minh, nhà thông minh, giao thông thông minh và ngôi nhà thông minh.</w:t>
      </w:r>
      <w:proofErr w:type="gramEnd"/>
      <w:r w:rsidRPr="003A17BD">
        <w:rPr>
          <w:rFonts w:ascii="Times New Roman" w:hAnsi="Times New Roman" w:cs="Times New Roman"/>
          <w:sz w:val="26"/>
          <w:szCs w:val="26"/>
        </w:rPr>
        <w:t xml:space="preserve"> Các thiết bị IoT </w:t>
      </w:r>
      <w:proofErr w:type="gramStart"/>
      <w:r w:rsidRPr="003A17BD">
        <w:rPr>
          <w:rFonts w:ascii="Times New Roman" w:hAnsi="Times New Roman" w:cs="Times New Roman"/>
          <w:sz w:val="26"/>
          <w:szCs w:val="26"/>
        </w:rPr>
        <w:t>(</w:t>
      </w:r>
      <w:r w:rsidR="005B0346">
        <w:rPr>
          <w:rFonts w:ascii="Times New Roman" w:hAnsi="Times New Roman" w:cs="Times New Roman"/>
          <w:sz w:val="26"/>
          <w:szCs w:val="26"/>
        </w:rPr>
        <w:t xml:space="preserve"> ví</w:t>
      </w:r>
      <w:proofErr w:type="gramEnd"/>
      <w:r w:rsidR="005B0346">
        <w:rPr>
          <w:rFonts w:ascii="Times New Roman" w:hAnsi="Times New Roman" w:cs="Times New Roman"/>
          <w:sz w:val="26"/>
          <w:szCs w:val="26"/>
        </w:rPr>
        <w:t xml:space="preserve"> dụ như </w:t>
      </w:r>
      <w:r w:rsidRPr="003A17BD">
        <w:rPr>
          <w:rFonts w:ascii="Times New Roman" w:hAnsi="Times New Roman" w:cs="Times New Roman"/>
          <w:sz w:val="26"/>
          <w:szCs w:val="26"/>
        </w:rPr>
        <w:t>cảm biến</w:t>
      </w:r>
      <w:r w:rsidR="00014E29">
        <w:rPr>
          <w:rFonts w:ascii="Times New Roman" w:hAnsi="Times New Roman" w:cs="Times New Roman"/>
          <w:sz w:val="26"/>
          <w:szCs w:val="26"/>
        </w:rPr>
        <w:t>,  .</w:t>
      </w:r>
      <w:r w:rsidRPr="003A17BD">
        <w:rPr>
          <w:rFonts w:ascii="Times New Roman" w:hAnsi="Times New Roman" w:cs="Times New Roman"/>
          <w:sz w:val="26"/>
          <w:szCs w:val="26"/>
        </w:rPr>
        <w:t xml:space="preserve">..) có thể </w:t>
      </w:r>
      <w:r w:rsidR="005B0346">
        <w:rPr>
          <w:rFonts w:ascii="Times New Roman" w:hAnsi="Times New Roman" w:cs="Times New Roman"/>
          <w:sz w:val="26"/>
          <w:szCs w:val="26"/>
        </w:rPr>
        <w:t>được tích hợp</w:t>
      </w:r>
      <w:r w:rsidRPr="003A17BD">
        <w:rPr>
          <w:rFonts w:ascii="Times New Roman" w:hAnsi="Times New Roman" w:cs="Times New Roman"/>
          <w:sz w:val="26"/>
          <w:szCs w:val="26"/>
        </w:rPr>
        <w:t xml:space="preserve"> qua các hệ thống máy tính nhúng </w:t>
      </w:r>
      <w:r w:rsidR="005B0346">
        <w:rPr>
          <w:rFonts w:ascii="Times New Roman" w:hAnsi="Times New Roman" w:cs="Times New Roman"/>
          <w:sz w:val="26"/>
          <w:szCs w:val="26"/>
        </w:rPr>
        <w:t>và</w:t>
      </w:r>
      <w:r w:rsidRPr="003A17BD">
        <w:rPr>
          <w:rFonts w:ascii="Times New Roman" w:hAnsi="Times New Roman" w:cs="Times New Roman"/>
          <w:sz w:val="26"/>
          <w:szCs w:val="26"/>
        </w:rPr>
        <w:t xml:space="preserve"> </w:t>
      </w:r>
      <w:r w:rsidR="004510A3">
        <w:rPr>
          <w:rFonts w:ascii="Times New Roman" w:hAnsi="Times New Roman" w:cs="Times New Roman"/>
          <w:sz w:val="26"/>
          <w:szCs w:val="26"/>
        </w:rPr>
        <w:t>kết nối</w:t>
      </w:r>
      <w:r w:rsidR="00536D20">
        <w:rPr>
          <w:rFonts w:ascii="Times New Roman" w:hAnsi="Times New Roman" w:cs="Times New Roman"/>
          <w:sz w:val="26"/>
          <w:szCs w:val="26"/>
        </w:rPr>
        <w:t xml:space="preserve"> t</w:t>
      </w:r>
      <w:r w:rsidRPr="003A17BD">
        <w:rPr>
          <w:rFonts w:ascii="Times New Roman" w:hAnsi="Times New Roman" w:cs="Times New Roman"/>
          <w:sz w:val="26"/>
          <w:szCs w:val="26"/>
        </w:rPr>
        <w:t xml:space="preserve">ới cơ sở hạ tầng Internet hiện có. </w:t>
      </w:r>
      <w:proofErr w:type="gramStart"/>
      <w:r w:rsidRPr="003A17BD">
        <w:rPr>
          <w:rFonts w:ascii="Times New Roman" w:hAnsi="Times New Roman" w:cs="Times New Roman"/>
          <w:sz w:val="26"/>
          <w:szCs w:val="26"/>
        </w:rPr>
        <w:t>Theo Cisco</w:t>
      </w:r>
      <w:r w:rsidR="005B0346">
        <w:rPr>
          <w:rFonts w:ascii="Times New Roman" w:hAnsi="Times New Roman" w:cs="Times New Roman"/>
          <w:sz w:val="26"/>
          <w:szCs w:val="26"/>
        </w:rPr>
        <w:t xml:space="preserve"> [</w:t>
      </w:r>
      <w:r w:rsidR="00066C91" w:rsidRPr="005B0346">
        <w:rPr>
          <w:rStyle w:val="EndnoteReference"/>
          <w:rFonts w:ascii="Times New Roman" w:hAnsi="Times New Roman" w:cs="Times New Roman"/>
          <w:sz w:val="26"/>
          <w:szCs w:val="26"/>
          <w:vertAlign w:val="baseline"/>
        </w:rPr>
        <w:endnoteReference w:id="2"/>
      </w:r>
      <w:r w:rsidR="005B0346">
        <w:rPr>
          <w:rFonts w:ascii="Times New Roman" w:hAnsi="Times New Roman" w:cs="Times New Roman"/>
          <w:sz w:val="26"/>
          <w:szCs w:val="26"/>
        </w:rPr>
        <w:t>]</w:t>
      </w:r>
      <w:r w:rsidRPr="003A17BD">
        <w:rPr>
          <w:rFonts w:ascii="Times New Roman" w:hAnsi="Times New Roman" w:cs="Times New Roman"/>
          <w:sz w:val="26"/>
          <w:szCs w:val="26"/>
        </w:rPr>
        <w:t>, sẽ có khoảng 50 tỷ thiết bị IoT vào năm 2020.</w:t>
      </w:r>
      <w:proofErr w:type="gramEnd"/>
    </w:p>
    <w:p w14:paraId="73101B56" w14:textId="77777777" w:rsidR="00720456" w:rsidRPr="003A17BD" w:rsidRDefault="00387669" w:rsidP="005C664D">
      <w:pPr>
        <w:pStyle w:val="Heading3"/>
        <w:jc w:val="both"/>
      </w:pPr>
      <w:bookmarkStart w:id="17" w:name="_Toc470201044"/>
      <w:r w:rsidRPr="003A17BD">
        <w:lastRenderedPageBreak/>
        <w:t>1.2 Tiềm năng của Internet of Things</w:t>
      </w:r>
      <w:bookmarkEnd w:id="17"/>
    </w:p>
    <w:p w14:paraId="4BF59EE3" w14:textId="710710CC" w:rsidR="00720456" w:rsidRPr="003A17BD" w:rsidRDefault="00387669" w:rsidP="005C664D">
      <w:pPr>
        <w:pStyle w:val="BodyText"/>
        <w:jc w:val="both"/>
        <w:rPr>
          <w:rFonts w:ascii="Times New Roman" w:hAnsi="Times New Roman" w:cs="Times New Roman"/>
          <w:color w:val="000000"/>
          <w:sz w:val="26"/>
          <w:szCs w:val="26"/>
        </w:rPr>
      </w:pPr>
      <w:bookmarkStart w:id="18" w:name="aui_3_2_0_1346"/>
      <w:bookmarkEnd w:id="18"/>
      <w:r w:rsidRPr="003A17BD">
        <w:rPr>
          <w:rFonts w:ascii="Times New Roman" w:hAnsi="Times New Roman" w:cs="Times New Roman"/>
          <w:color w:val="000000"/>
          <w:sz w:val="26"/>
          <w:szCs w:val="26"/>
        </w:rPr>
        <w:t>Kevin Ashton, đồng sáng lập và là giám đốc điều hành của Trung tâm Auto-ID tại Viện công nghệ Massachusetts, đã đề cập đến Internet of Things lần đầu tiên tại buổi thuyết trình ở công ty Procter &amp; Gamble</w:t>
      </w:r>
      <w:r w:rsidR="005B0346">
        <w:rPr>
          <w:rFonts w:ascii="Times New Roman" w:hAnsi="Times New Roman" w:cs="Times New Roman"/>
          <w:color w:val="000000"/>
          <w:sz w:val="26"/>
          <w:szCs w:val="26"/>
        </w:rPr>
        <w:t xml:space="preserve"> [</w:t>
      </w:r>
      <w:ins w:id="19" w:author="ngocluanpc" w:date="2016-12-21T16:45:00Z">
        <w:r w:rsidR="00066C91" w:rsidRPr="005B0346">
          <w:rPr>
            <w:rStyle w:val="EndnoteReference"/>
            <w:rFonts w:ascii="Times New Roman" w:hAnsi="Times New Roman" w:cs="Times New Roman"/>
            <w:color w:val="000000"/>
            <w:sz w:val="26"/>
            <w:szCs w:val="26"/>
            <w:vertAlign w:val="baseline"/>
          </w:rPr>
          <w:endnoteReference w:id="3"/>
        </w:r>
      </w:ins>
      <w:r w:rsidR="005B0346">
        <w:rPr>
          <w:rFonts w:ascii="Times New Roman" w:hAnsi="Times New Roman" w:cs="Times New Roman"/>
          <w:color w:val="000000"/>
          <w:sz w:val="26"/>
          <w:szCs w:val="26"/>
        </w:rPr>
        <w:t>]</w:t>
      </w:r>
      <w:r w:rsidRPr="003A17BD">
        <w:rPr>
          <w:rFonts w:ascii="Times New Roman" w:hAnsi="Times New Roman" w:cs="Times New Roman"/>
          <w:color w:val="000000"/>
          <w:sz w:val="26"/>
          <w:szCs w:val="26"/>
        </w:rPr>
        <w:t>. Và đây là các Ashton đã giải thích về tiềm năng của Internet of Things:</w:t>
      </w:r>
    </w:p>
    <w:p w14:paraId="28DD52FE" w14:textId="77777777" w:rsidR="00720456" w:rsidRPr="003A17BD" w:rsidRDefault="00387669" w:rsidP="005C664D">
      <w:pPr>
        <w:pStyle w:val="BodyText"/>
        <w:spacing w:after="0"/>
        <w:jc w:val="both"/>
        <w:rPr>
          <w:rFonts w:ascii="Times New Roman" w:hAnsi="Times New Roman" w:cs="Times New Roman"/>
          <w:sz w:val="26"/>
          <w:szCs w:val="26"/>
        </w:rPr>
      </w:pPr>
      <w:bookmarkStart w:id="21" w:name="aui_3_2_0_1331"/>
      <w:bookmarkStart w:id="22" w:name="aui_3_2_0_1332"/>
      <w:bookmarkEnd w:id="21"/>
      <w:bookmarkEnd w:id="22"/>
      <w:proofErr w:type="gramStart"/>
      <w:r w:rsidRPr="003A17BD">
        <w:rPr>
          <w:rStyle w:val="Emphasis"/>
          <w:rFonts w:ascii="Times New Roman" w:hAnsi="Times New Roman" w:cs="Times New Roman"/>
          <w:color w:val="000000"/>
          <w:sz w:val="26"/>
          <w:szCs w:val="26"/>
        </w:rPr>
        <w:t>"Ngày nay máy tính, và Internet, hầu như hoàn toàn phụ thuộc vào con người mới có thông tin.</w:t>
      </w:r>
      <w:proofErr w:type="gramEnd"/>
      <w:r w:rsidRPr="003A17BD">
        <w:rPr>
          <w:rStyle w:val="Emphasis"/>
          <w:rFonts w:ascii="Times New Roman" w:hAnsi="Times New Roman" w:cs="Times New Roman"/>
          <w:color w:val="000000"/>
          <w:sz w:val="26"/>
          <w:szCs w:val="26"/>
        </w:rPr>
        <w:t xml:space="preserve"> Gần như tất cả trong số khoảng 50 petabyte (1 petabyte là 1.024 terabyte) dữ liệu trên Internet lần đầu tiên được con người nắm và tạo ra bằng cách đánh máy, nhấn nút ghi âm, chụp ảnh hoặc quét mã vạch</w:t>
      </w:r>
      <w:r w:rsidRPr="003A17BD">
        <w:rPr>
          <w:rFonts w:ascii="Times New Roman" w:hAnsi="Times New Roman" w:cs="Times New Roman"/>
          <w:color w:val="000000"/>
          <w:sz w:val="26"/>
          <w:szCs w:val="26"/>
        </w:rPr>
        <w:t>.</w:t>
      </w:r>
    </w:p>
    <w:p w14:paraId="4DC59CA9" w14:textId="77777777" w:rsidR="00720456" w:rsidRPr="003A17BD" w:rsidRDefault="00387669" w:rsidP="005C664D">
      <w:pPr>
        <w:pStyle w:val="BodyText"/>
        <w:spacing w:after="0"/>
        <w:jc w:val="both"/>
        <w:rPr>
          <w:rFonts w:ascii="Times New Roman" w:hAnsi="Times New Roman" w:cs="Times New Roman"/>
          <w:sz w:val="26"/>
          <w:szCs w:val="26"/>
        </w:rPr>
      </w:pPr>
      <w:bookmarkStart w:id="23" w:name="aui_3_2_0_1340"/>
      <w:bookmarkStart w:id="24" w:name="aui_3_2_0_1335"/>
      <w:bookmarkEnd w:id="23"/>
      <w:bookmarkEnd w:id="24"/>
      <w:proofErr w:type="gramStart"/>
      <w:r w:rsidRPr="003A17BD">
        <w:rPr>
          <w:rStyle w:val="Emphasis"/>
          <w:rFonts w:ascii="Times New Roman" w:hAnsi="Times New Roman" w:cs="Times New Roman"/>
          <w:color w:val="000000"/>
          <w:sz w:val="26"/>
          <w:szCs w:val="26"/>
        </w:rPr>
        <w:t>Vấn đề là, con người rất hạn chế về thời gian, sự chú ý và chính xác – nghĩa là con người không được tốt lắm trong việc lưu giữ dữ liệu về mọi thứ trong thế giới.</w:t>
      </w:r>
      <w:proofErr w:type="gramEnd"/>
      <w:r w:rsidRPr="003A17BD">
        <w:rPr>
          <w:rStyle w:val="Emphasis"/>
          <w:rFonts w:ascii="Times New Roman" w:hAnsi="Times New Roman" w:cs="Times New Roman"/>
          <w:color w:val="000000"/>
          <w:sz w:val="26"/>
          <w:szCs w:val="26"/>
        </w:rPr>
        <w:t xml:space="preserve"> Nếu chúng ta có những chiếc máy tính biết mọi thứ - sử dụng được dữ liệu chúng </w:t>
      </w:r>
      <w:proofErr w:type="gramStart"/>
      <w:r w:rsidRPr="003A17BD">
        <w:rPr>
          <w:rStyle w:val="Emphasis"/>
          <w:rFonts w:ascii="Times New Roman" w:hAnsi="Times New Roman" w:cs="Times New Roman"/>
          <w:color w:val="000000"/>
          <w:sz w:val="26"/>
          <w:szCs w:val="26"/>
        </w:rPr>
        <w:t>thu</w:t>
      </w:r>
      <w:proofErr w:type="gramEnd"/>
      <w:r w:rsidRPr="003A17BD">
        <w:rPr>
          <w:rStyle w:val="Emphasis"/>
          <w:rFonts w:ascii="Times New Roman" w:hAnsi="Times New Roman" w:cs="Times New Roman"/>
          <w:color w:val="000000"/>
          <w:sz w:val="26"/>
          <w:szCs w:val="26"/>
        </w:rPr>
        <w:t xml:space="preserve"> thập mà không cần sự giúp đỡ của con người – thì chúng ta sẽ có thể theo dõi và đếm mọi thứ, điều này sẽ giúp giảm rất lớn sự lãng phí, thất bại và chi phí. </w:t>
      </w:r>
      <w:proofErr w:type="gramStart"/>
      <w:r w:rsidRPr="003A17BD">
        <w:rPr>
          <w:rStyle w:val="Emphasis"/>
          <w:rFonts w:ascii="Times New Roman" w:hAnsi="Times New Roman" w:cs="Times New Roman"/>
          <w:color w:val="000000"/>
          <w:sz w:val="26"/>
          <w:szCs w:val="26"/>
        </w:rPr>
        <w:t>Chúng ta sẽ biết khi nào mọi thứ cần thay thế, sửa chữa hoặc phục hồi và liệu chúng còn có thể còn tiếp tục hoạt động hay hoạt động tốt nhất nữa không".</w:t>
      </w:r>
      <w:proofErr w:type="gramEnd"/>
    </w:p>
    <w:p w14:paraId="7A93E8DD" w14:textId="77777777" w:rsidR="008A3A48" w:rsidRDefault="008A3A48" w:rsidP="005C664D">
      <w:pPr>
        <w:pStyle w:val="Heading3"/>
        <w:jc w:val="both"/>
      </w:pPr>
      <w:bookmarkStart w:id="25" w:name="_Toc470201045"/>
      <w:r>
        <w:t>1.3 Sự bùng nổ của IoT</w:t>
      </w:r>
      <w:bookmarkEnd w:id="25"/>
    </w:p>
    <w:p w14:paraId="175958B4" w14:textId="70217373" w:rsidR="008A3A48" w:rsidRPr="003A17BD" w:rsidRDefault="008A3A48" w:rsidP="005C664D">
      <w:pPr>
        <w:pStyle w:val="BodyText"/>
        <w:jc w:val="both"/>
        <w:rPr>
          <w:rFonts w:ascii="Times New Roman" w:hAnsi="Times New Roman" w:cs="Times New Roman"/>
          <w:sz w:val="26"/>
          <w:szCs w:val="26"/>
        </w:rPr>
      </w:pPr>
      <w:r>
        <w:rPr>
          <w:rFonts w:ascii="Times New Roman" w:hAnsi="Times New Roman" w:cs="Times New Roman"/>
          <w:sz w:val="26"/>
          <w:szCs w:val="26"/>
        </w:rPr>
        <w:t>Khái n</w:t>
      </w:r>
      <w:r w:rsidRPr="003A17BD">
        <w:rPr>
          <w:rFonts w:ascii="Times New Roman" w:hAnsi="Times New Roman" w:cs="Times New Roman"/>
          <w:sz w:val="26"/>
          <w:szCs w:val="26"/>
        </w:rPr>
        <w:t>iệm IoT được ra đời từ năm 1999, nhưng trong vòng vài năm trở lại IoT đang dẫn đầu 1 xu hướng, xu hướng kết hợp giữa các hệ thống ảo và thực thể, vạn vật kết nối Internet (IoT) và các hệ thống kết nối Internet (I</w:t>
      </w:r>
      <w:r w:rsidR="005B0346">
        <w:rPr>
          <w:rFonts w:ascii="Times New Roman" w:hAnsi="Times New Roman" w:cs="Times New Roman"/>
          <w:sz w:val="26"/>
          <w:szCs w:val="26"/>
        </w:rPr>
        <w:t xml:space="preserve">nternet </w:t>
      </w:r>
      <w:r w:rsidRPr="003A17BD">
        <w:rPr>
          <w:rFonts w:ascii="Times New Roman" w:hAnsi="Times New Roman" w:cs="Times New Roman"/>
          <w:sz w:val="26"/>
          <w:szCs w:val="26"/>
        </w:rPr>
        <w:t>o</w:t>
      </w:r>
      <w:r w:rsidR="005B0346">
        <w:rPr>
          <w:rFonts w:ascii="Times New Roman" w:hAnsi="Times New Roman" w:cs="Times New Roman"/>
          <w:sz w:val="26"/>
          <w:szCs w:val="26"/>
        </w:rPr>
        <w:t xml:space="preserve">f </w:t>
      </w:r>
      <w:r w:rsidRPr="003A17BD">
        <w:rPr>
          <w:rFonts w:ascii="Times New Roman" w:hAnsi="Times New Roman" w:cs="Times New Roman"/>
          <w:sz w:val="26"/>
          <w:szCs w:val="26"/>
        </w:rPr>
        <w:t>S</w:t>
      </w:r>
      <w:r w:rsidR="005B0346">
        <w:rPr>
          <w:rFonts w:ascii="Times New Roman" w:hAnsi="Times New Roman" w:cs="Times New Roman"/>
          <w:sz w:val="26"/>
          <w:szCs w:val="26"/>
        </w:rPr>
        <w:t>ystem - IoS</w:t>
      </w:r>
      <w:r w:rsidRPr="003A17BD">
        <w:rPr>
          <w:rFonts w:ascii="Times New Roman" w:hAnsi="Times New Roman" w:cs="Times New Roman"/>
          <w:sz w:val="26"/>
          <w:szCs w:val="26"/>
        </w:rPr>
        <w:t xml:space="preserve">). </w:t>
      </w:r>
      <w:proofErr w:type="gramStart"/>
      <w:r w:rsidRPr="003A17BD">
        <w:rPr>
          <w:rFonts w:ascii="Times New Roman" w:hAnsi="Times New Roman" w:cs="Times New Roman"/>
          <w:sz w:val="26"/>
          <w:szCs w:val="26"/>
        </w:rPr>
        <w:t>Xu hướng này có tác động không nhỏ tới nền kinh tế thế giới, cũng như cách mà con người đang làm việc.</w:t>
      </w:r>
      <w:proofErr w:type="gramEnd"/>
      <w:r w:rsidRPr="003A17BD">
        <w:rPr>
          <w:rFonts w:ascii="Times New Roman" w:hAnsi="Times New Roman" w:cs="Times New Roman"/>
          <w:sz w:val="26"/>
          <w:szCs w:val="26"/>
        </w:rPr>
        <w:t xml:space="preserve"> </w:t>
      </w:r>
      <w:proofErr w:type="gramStart"/>
      <w:r w:rsidRPr="003A17BD">
        <w:rPr>
          <w:rFonts w:ascii="Times New Roman" w:hAnsi="Times New Roman" w:cs="Times New Roman"/>
          <w:sz w:val="26"/>
          <w:szCs w:val="26"/>
        </w:rPr>
        <w:t xml:space="preserve">Một số người gọi đây là </w:t>
      </w:r>
      <w:r w:rsidRPr="003A17BD">
        <w:rPr>
          <w:rFonts w:ascii="Times New Roman" w:hAnsi="Times New Roman" w:cs="Times New Roman"/>
          <w:b/>
          <w:bCs/>
          <w:sz w:val="26"/>
          <w:szCs w:val="26"/>
        </w:rPr>
        <w:t>cuộc cách mạng công nghiệp lần thứ 4</w:t>
      </w:r>
      <w:r w:rsidR="00DC743A">
        <w:rPr>
          <w:rFonts w:ascii="Times New Roman" w:hAnsi="Times New Roman" w:cs="Times New Roman"/>
          <w:sz w:val="26"/>
          <w:szCs w:val="26"/>
        </w:rPr>
        <w:t>.</w:t>
      </w:r>
      <w:proofErr w:type="gramEnd"/>
      <w:r w:rsidR="00DC743A">
        <w:rPr>
          <w:rFonts w:ascii="Times New Roman" w:hAnsi="Times New Roman" w:cs="Times New Roman"/>
          <w:sz w:val="26"/>
          <w:szCs w:val="26"/>
        </w:rPr>
        <w:t xml:space="preserve"> </w:t>
      </w:r>
    </w:p>
    <w:p w14:paraId="59ACB2F4" w14:textId="77777777" w:rsidR="00DC743A" w:rsidRDefault="008A3A48"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Song hành cùng sự phát triển của IoT luôn có sự góp mặt của các ông lớn công nghệ trong tất cả các lĩnh vực liên quan</w:t>
      </w:r>
    </w:p>
    <w:p w14:paraId="515A1202" w14:textId="77777777" w:rsidR="008A3A48" w:rsidRPr="003A17BD" w:rsidRDefault="008A3A48"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xml:space="preserve">- </w:t>
      </w:r>
      <w:r w:rsidRPr="005B0346">
        <w:rPr>
          <w:rFonts w:ascii="Times New Roman" w:hAnsi="Times New Roman" w:cs="Times New Roman"/>
          <w:b/>
          <w:sz w:val="26"/>
          <w:szCs w:val="26"/>
        </w:rPr>
        <w:t>Platform:</w:t>
      </w:r>
      <w:r w:rsidRPr="003A17BD">
        <w:rPr>
          <w:rFonts w:ascii="Times New Roman" w:hAnsi="Times New Roman" w:cs="Times New Roman"/>
          <w:sz w:val="26"/>
          <w:szCs w:val="26"/>
        </w:rPr>
        <w:t xml:space="preserve">  </w:t>
      </w:r>
    </w:p>
    <w:p w14:paraId="0771A8A1" w14:textId="77777777" w:rsidR="008A3A48" w:rsidRPr="003A17BD" w:rsidRDefault="008A3A48"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IBM với IBM Watson IoT</w:t>
      </w:r>
    </w:p>
    <w:p w14:paraId="2E5ECA0F" w14:textId="77777777" w:rsidR="008A3A48" w:rsidRPr="003A17BD" w:rsidRDefault="008A3A48"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Amazon với AWS internet of things</w:t>
      </w:r>
    </w:p>
    <w:p w14:paraId="057A6351" w14:textId="77777777" w:rsidR="008A3A48" w:rsidRPr="003A17BD" w:rsidRDefault="008A3A48"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Intel với Intel IoT Platform</w:t>
      </w:r>
    </w:p>
    <w:p w14:paraId="4340C0F0" w14:textId="77777777" w:rsidR="000F4920" w:rsidRDefault="008A3A48"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Micosoft với Arure IoT Suite</w:t>
      </w:r>
    </w:p>
    <w:p w14:paraId="26369EF7" w14:textId="77777777" w:rsidR="008A3A48" w:rsidRPr="003A17BD" w:rsidRDefault="008A3A48"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SamSung ARTIK Smart IoT Platform</w:t>
      </w:r>
    </w:p>
    <w:p w14:paraId="187D332A" w14:textId="77777777" w:rsidR="00E92C94" w:rsidRDefault="008A3A48"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xml:space="preserve">+ Rất nhiều các sản phẩm IoT </w:t>
      </w:r>
      <w:r w:rsidR="00EA4F08">
        <w:rPr>
          <w:rFonts w:ascii="Times New Roman" w:hAnsi="Times New Roman" w:cs="Times New Roman"/>
          <w:sz w:val="26"/>
          <w:szCs w:val="26"/>
        </w:rPr>
        <w:t>Platform</w:t>
      </w:r>
      <w:r w:rsidRPr="003A17BD">
        <w:rPr>
          <w:rFonts w:ascii="Times New Roman" w:hAnsi="Times New Roman" w:cs="Times New Roman"/>
          <w:sz w:val="26"/>
          <w:szCs w:val="26"/>
        </w:rPr>
        <w:t xml:space="preserve"> mã nguồn mở được hỗ trợ mạnh mẽ bởi cộng đồng như OpenHab, Home-Assistant, OM2M, Kur</w:t>
      </w:r>
      <w:r w:rsidR="00E92C94">
        <w:rPr>
          <w:rFonts w:ascii="Times New Roman" w:hAnsi="Times New Roman" w:cs="Times New Roman"/>
          <w:sz w:val="26"/>
          <w:szCs w:val="26"/>
        </w:rPr>
        <w:t>a...</w:t>
      </w:r>
      <w:r w:rsidR="00E92C94">
        <w:rPr>
          <w:rFonts w:ascii="Times New Roman" w:hAnsi="Times New Roman" w:cs="Times New Roman"/>
          <w:sz w:val="26"/>
          <w:szCs w:val="26"/>
        </w:rPr>
        <w:br/>
      </w:r>
      <w:r w:rsidR="00E92C94" w:rsidRPr="005B0346">
        <w:rPr>
          <w:rFonts w:ascii="Times New Roman" w:hAnsi="Times New Roman" w:cs="Times New Roman"/>
          <w:b/>
          <w:sz w:val="26"/>
          <w:szCs w:val="26"/>
        </w:rPr>
        <w:t>- Hardware (sensor, Kit):</w:t>
      </w:r>
      <w:r w:rsidR="00E92C94">
        <w:rPr>
          <w:rFonts w:ascii="Times New Roman" w:hAnsi="Times New Roman" w:cs="Times New Roman"/>
          <w:sz w:val="26"/>
          <w:szCs w:val="26"/>
        </w:rPr>
        <w:t xml:space="preserve"> </w:t>
      </w:r>
    </w:p>
    <w:p w14:paraId="16208609" w14:textId="77777777" w:rsidR="00E92C94" w:rsidRDefault="008A3A48"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Apple vớ</w:t>
      </w:r>
      <w:r w:rsidR="00E92C94">
        <w:rPr>
          <w:rFonts w:ascii="Times New Roman" w:hAnsi="Times New Roman" w:cs="Times New Roman"/>
          <w:sz w:val="26"/>
          <w:szCs w:val="26"/>
        </w:rPr>
        <w:t>i Apple Home Kit</w:t>
      </w:r>
    </w:p>
    <w:p w14:paraId="78C2CE73" w14:textId="77777777" w:rsidR="00E92C94" w:rsidRDefault="008A3A48"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lastRenderedPageBreak/>
        <w:t>+ Samsung vớ</w:t>
      </w:r>
      <w:r w:rsidR="00E92C94">
        <w:rPr>
          <w:rFonts w:ascii="Times New Roman" w:hAnsi="Times New Roman" w:cs="Times New Roman"/>
          <w:sz w:val="26"/>
          <w:szCs w:val="26"/>
        </w:rPr>
        <w:t>i SmartThings Starter Kit</w:t>
      </w:r>
    </w:p>
    <w:p w14:paraId="6477010B" w14:textId="77777777" w:rsidR="008A3A48" w:rsidRPr="003A17BD" w:rsidRDefault="008A3A48"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Google với Google Brillo</w:t>
      </w:r>
    </w:p>
    <w:p w14:paraId="446FF928" w14:textId="77777777" w:rsidR="008A3A48" w:rsidRPr="003A17BD" w:rsidRDefault="008A3A48"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Intel với Intel IoTivity</w:t>
      </w:r>
    </w:p>
    <w:p w14:paraId="16B65E88" w14:textId="77777777" w:rsidR="008A3A48" w:rsidRPr="003A17BD" w:rsidRDefault="008A3A48"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xml:space="preserve">+ Qualcom AllJoyn cho đến UPnP Forum, ARM mbed và nhiều </w:t>
      </w:r>
      <w:proofErr w:type="gramStart"/>
      <w:r w:rsidRPr="003A17BD">
        <w:rPr>
          <w:rFonts w:ascii="Times New Roman" w:hAnsi="Times New Roman" w:cs="Times New Roman"/>
          <w:sz w:val="26"/>
          <w:szCs w:val="26"/>
        </w:rPr>
        <w:t>tay</w:t>
      </w:r>
      <w:proofErr w:type="gramEnd"/>
      <w:r w:rsidRPr="003A17BD">
        <w:rPr>
          <w:rFonts w:ascii="Times New Roman" w:hAnsi="Times New Roman" w:cs="Times New Roman"/>
          <w:sz w:val="26"/>
          <w:szCs w:val="26"/>
        </w:rPr>
        <w:t xml:space="preserve"> đua mới nổi khác.</w:t>
      </w:r>
    </w:p>
    <w:p w14:paraId="6D554991" w14:textId="77777777" w:rsidR="00E92C94" w:rsidRDefault="008A3A48"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Cùng với đó là sự ra đời của rất vô số loại sensor được tích hợp vào trong các sản phẩm thân thuộc đời thường như TV, Tủ Lạnh, Quạt điện, Ổ cắm…..</w:t>
      </w:r>
      <w:r w:rsidR="00E92C94">
        <w:rPr>
          <w:rFonts w:ascii="Times New Roman" w:hAnsi="Times New Roman" w:cs="Times New Roman"/>
          <w:sz w:val="26"/>
          <w:szCs w:val="26"/>
        </w:rPr>
        <w:t xml:space="preserve"> </w:t>
      </w:r>
    </w:p>
    <w:p w14:paraId="7BF4286C" w14:textId="77777777" w:rsidR="008A3A48" w:rsidRDefault="008A3A48" w:rsidP="005C664D">
      <w:pPr>
        <w:pStyle w:val="BodyText"/>
        <w:jc w:val="both"/>
        <w:rPr>
          <w:rFonts w:ascii="Times New Roman" w:hAnsi="Times New Roman" w:cs="Times New Roman"/>
          <w:sz w:val="26"/>
          <w:szCs w:val="26"/>
        </w:rPr>
      </w:pPr>
      <w:proofErr w:type="gramStart"/>
      <w:r w:rsidRPr="003A17BD">
        <w:rPr>
          <w:rFonts w:ascii="Times New Roman" w:hAnsi="Times New Roman" w:cs="Times New Roman"/>
          <w:sz w:val="26"/>
          <w:szCs w:val="26"/>
        </w:rPr>
        <w:t>Qua những ví dụ kể trên, chúng ta có thể thấy được sự chú ý, quan tâm của thế giới trong ngành công nghiệp IoT và có cái nhìn cơ bản về sự phát triển của IoT trong vài năm trở lạ</w:t>
      </w:r>
      <w:r w:rsidR="00DC743A">
        <w:rPr>
          <w:rFonts w:ascii="Times New Roman" w:hAnsi="Times New Roman" w:cs="Times New Roman"/>
          <w:sz w:val="26"/>
          <w:szCs w:val="26"/>
        </w:rPr>
        <w:t>i đây.</w:t>
      </w:r>
      <w:proofErr w:type="gramEnd"/>
    </w:p>
    <w:p w14:paraId="60BFB50A" w14:textId="0841168B" w:rsidR="00720456" w:rsidRPr="003A17BD" w:rsidRDefault="008A3A48" w:rsidP="005C664D">
      <w:pPr>
        <w:pStyle w:val="Heading3"/>
        <w:jc w:val="both"/>
      </w:pPr>
      <w:bookmarkStart w:id="26" w:name="_Toc470201046"/>
      <w:r>
        <w:t>1.4</w:t>
      </w:r>
      <w:r w:rsidR="00387669" w:rsidRPr="003A17BD">
        <w:t xml:space="preserve"> </w:t>
      </w:r>
      <w:r w:rsidR="000379C1">
        <w:t xml:space="preserve">Các lớp </w:t>
      </w:r>
      <w:r w:rsidR="00AA77A0">
        <w:t>công nghệ IoT</w:t>
      </w:r>
      <w:bookmarkEnd w:id="26"/>
    </w:p>
    <w:p w14:paraId="35911993" w14:textId="385636B7" w:rsidR="00720456" w:rsidRPr="003A17BD" w:rsidRDefault="00FE60FD" w:rsidP="005C664D">
      <w:pPr>
        <w:pStyle w:val="BodyText"/>
        <w:jc w:val="both"/>
        <w:rPr>
          <w:rFonts w:ascii="Times New Roman" w:hAnsi="Times New Roman" w:cs="Times New Roman"/>
          <w:sz w:val="26"/>
          <w:szCs w:val="26"/>
        </w:rPr>
      </w:pPr>
      <w:r>
        <w:rPr>
          <w:noProof/>
        </w:rPr>
        <w:pict w14:anchorId="5E788001">
          <v:shapetype id="_x0000_t202" coordsize="21600,21600" o:spt="202" path="m,l,21600r21600,l21600,xe">
            <v:stroke joinstyle="miter"/>
            <v:path gradientshapeok="t" o:connecttype="rect"/>
          </v:shapetype>
          <v:shape id="_x0000_s1028" type="#_x0000_t202" style="position:absolute;left:0;text-align:left;margin-left:291.95pt;margin-top:276.15pt;width:214pt;height:.05pt;z-index:251659264;mso-position-horizontal-relative:text;mso-position-vertical-relative:text" stroked="f">
            <v:textbox style="mso-next-textbox:#_x0000_s1028;mso-fit-shape-to-text:t" inset="0,0,0,0">
              <w:txbxContent>
                <w:p w14:paraId="535522D7" w14:textId="330657E8" w:rsidR="00D65C3A" w:rsidRPr="00314E99" w:rsidRDefault="00D65C3A" w:rsidP="005B0346">
                  <w:pPr>
                    <w:pStyle w:val="Caption"/>
                    <w:jc w:val="center"/>
                    <w:rPr>
                      <w:rFonts w:ascii="Times New Roman" w:hAnsi="Times New Roman" w:cs="Times New Roman"/>
                      <w:noProof/>
                      <w:sz w:val="26"/>
                      <w:szCs w:val="26"/>
                    </w:rPr>
                  </w:pPr>
                  <w:bookmarkStart w:id="27" w:name="_Toc469902775"/>
                  <w:bookmarkStart w:id="28" w:name="_Toc470105958"/>
                  <w:bookmarkStart w:id="29" w:name="_Toc470201107"/>
                  <w:proofErr w:type="gramStart"/>
                  <w:r>
                    <w:t xml:space="preserve">Hình </w:t>
                  </w:r>
                  <w:fldSimple w:instr=" SEQ Figure \* ARABIC ">
                    <w:r>
                      <w:rPr>
                        <w:noProof/>
                      </w:rPr>
                      <w:t>2</w:t>
                    </w:r>
                  </w:fldSimple>
                  <w:r>
                    <w:t>.</w:t>
                  </w:r>
                  <w:proofErr w:type="gramEnd"/>
                  <w:r>
                    <w:t xml:space="preserve"> </w:t>
                  </w:r>
                  <w:bookmarkEnd w:id="27"/>
                  <w:bookmarkEnd w:id="28"/>
                  <w:r>
                    <w:t>Ba lớp công nghệ IoT</w:t>
                  </w:r>
                  <w:bookmarkEnd w:id="29"/>
                </w:p>
              </w:txbxContent>
            </v:textbox>
            <w10:wrap type="square" side="largest"/>
          </v:shape>
        </w:pict>
      </w:r>
      <w:r w:rsidR="00387669" w:rsidRPr="003A17BD">
        <w:rPr>
          <w:rFonts w:ascii="Times New Roman" w:hAnsi="Times New Roman" w:cs="Times New Roman"/>
          <w:noProof/>
          <w:sz w:val="26"/>
          <w:szCs w:val="26"/>
          <w:lang w:eastAsia="en-US" w:bidi="ar-SA"/>
        </w:rPr>
        <w:drawing>
          <wp:anchor distT="0" distB="0" distL="0" distR="0" simplePos="0" relativeHeight="3" behindDoc="0" locked="0" layoutInCell="1" allowOverlap="1" wp14:anchorId="4FD3823A" wp14:editId="0037B913">
            <wp:simplePos x="0" y="0"/>
            <wp:positionH relativeFrom="column">
              <wp:posOffset>3707765</wp:posOffset>
            </wp:positionH>
            <wp:positionV relativeFrom="paragraph">
              <wp:posOffset>618490</wp:posOffset>
            </wp:positionV>
            <wp:extent cx="2717800" cy="2831465"/>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3"/>
                    <a:stretch>
                      <a:fillRect/>
                    </a:stretch>
                  </pic:blipFill>
                  <pic:spPr bwMode="auto">
                    <a:xfrm>
                      <a:off x="0" y="0"/>
                      <a:ext cx="2717800" cy="2831465"/>
                    </a:xfrm>
                    <a:prstGeom prst="rect">
                      <a:avLst/>
                    </a:prstGeom>
                  </pic:spPr>
                </pic:pic>
              </a:graphicData>
            </a:graphic>
          </wp:anchor>
        </w:drawing>
      </w:r>
      <w:r w:rsidR="000379C1" w:rsidRPr="000379C1">
        <w:t xml:space="preserve"> </w:t>
      </w:r>
      <w:proofErr w:type="gramStart"/>
      <w:r w:rsidR="000379C1" w:rsidRPr="000379C1">
        <w:rPr>
          <w:rStyle w:val="Style1Char"/>
        </w:rPr>
        <w:t>Các lớp công nghệ IoT</w:t>
      </w:r>
      <w:r w:rsidR="000379C1">
        <w:t xml:space="preserve"> </w:t>
      </w:r>
      <w:r w:rsidR="00387669" w:rsidRPr="003A17BD">
        <w:rPr>
          <w:rFonts w:ascii="Times New Roman" w:hAnsi="Times New Roman" w:cs="Times New Roman"/>
          <w:sz w:val="26"/>
          <w:szCs w:val="26"/>
        </w:rPr>
        <w:t>là một mô hình gồm các lớp của một hệ thống IoT.</w:t>
      </w:r>
      <w:proofErr w:type="gramEnd"/>
      <w:r w:rsidR="00387669" w:rsidRPr="003A17BD">
        <w:rPr>
          <w:rFonts w:ascii="Times New Roman" w:hAnsi="Times New Roman" w:cs="Times New Roman"/>
          <w:sz w:val="26"/>
          <w:szCs w:val="26"/>
        </w:rPr>
        <w:t xml:space="preserve"> </w:t>
      </w:r>
      <w:proofErr w:type="gramStart"/>
      <w:r w:rsidR="00387669" w:rsidRPr="003A17BD">
        <w:rPr>
          <w:rFonts w:ascii="Times New Roman" w:hAnsi="Times New Roman" w:cs="Times New Roman"/>
          <w:sz w:val="26"/>
          <w:szCs w:val="26"/>
        </w:rPr>
        <w:t>Trong đó định nghĩa ra, chức năng hoạt động của mỗi lớp và cách lớp giao tiếp với nhau.</w:t>
      </w:r>
      <w:proofErr w:type="gramEnd"/>
      <w:r w:rsidR="00387669" w:rsidRPr="003A17BD">
        <w:rPr>
          <w:rFonts w:ascii="Times New Roman" w:hAnsi="Times New Roman" w:cs="Times New Roman"/>
          <w:sz w:val="26"/>
          <w:szCs w:val="26"/>
        </w:rPr>
        <w:t xml:space="preserve"> </w:t>
      </w:r>
      <w:r w:rsidR="000379C1" w:rsidRPr="002E03B0">
        <w:rPr>
          <w:rStyle w:val="Style1Char"/>
        </w:rPr>
        <w:t>Các lớp công nghệ IoT</w:t>
      </w:r>
      <w:r w:rsidR="00387669" w:rsidRPr="003A17BD">
        <w:rPr>
          <w:rFonts w:ascii="Times New Roman" w:hAnsi="Times New Roman" w:cs="Times New Roman"/>
          <w:sz w:val="26"/>
          <w:szCs w:val="26"/>
        </w:rPr>
        <w:t xml:space="preserve"> gồm có 3 lớp </w:t>
      </w:r>
      <w:proofErr w:type="gramStart"/>
      <w:r w:rsidR="00387669" w:rsidRPr="003A17BD">
        <w:rPr>
          <w:rFonts w:ascii="Times New Roman" w:hAnsi="Times New Roman" w:cs="Times New Roman"/>
          <w:sz w:val="26"/>
          <w:szCs w:val="26"/>
        </w:rPr>
        <w:t>cơ  bản</w:t>
      </w:r>
      <w:proofErr w:type="gramEnd"/>
      <w:r w:rsidR="00387669" w:rsidRPr="003A17BD">
        <w:rPr>
          <w:rFonts w:ascii="Times New Roman" w:hAnsi="Times New Roman" w:cs="Times New Roman"/>
          <w:sz w:val="26"/>
          <w:szCs w:val="26"/>
        </w:rPr>
        <w:t xml:space="preserve">: </w:t>
      </w:r>
      <w:r w:rsidR="00014E29">
        <w:rPr>
          <w:rFonts w:ascii="Times New Roman" w:hAnsi="Times New Roman" w:cs="Times New Roman"/>
          <w:sz w:val="26"/>
          <w:szCs w:val="26"/>
        </w:rPr>
        <w:t>s</w:t>
      </w:r>
      <w:r w:rsidR="00387669" w:rsidRPr="003A17BD">
        <w:rPr>
          <w:rFonts w:ascii="Times New Roman" w:hAnsi="Times New Roman" w:cs="Times New Roman"/>
          <w:sz w:val="26"/>
          <w:szCs w:val="26"/>
        </w:rPr>
        <w:t>ensor, microcontrollers and internet connectivity and service platforms.</w:t>
      </w:r>
    </w:p>
    <w:p w14:paraId="1A8EE72F" w14:textId="77777777"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xml:space="preserve">Lớp 1: Các sensor được nhúng vào các đối tượng vật lý để </w:t>
      </w:r>
      <w:proofErr w:type="gramStart"/>
      <w:r w:rsidRPr="003A17BD">
        <w:rPr>
          <w:rFonts w:ascii="Times New Roman" w:hAnsi="Times New Roman" w:cs="Times New Roman"/>
          <w:sz w:val="26"/>
          <w:szCs w:val="26"/>
        </w:rPr>
        <w:t>thu</w:t>
      </w:r>
      <w:proofErr w:type="gramEnd"/>
      <w:r w:rsidRPr="003A17BD">
        <w:rPr>
          <w:rFonts w:ascii="Times New Roman" w:hAnsi="Times New Roman" w:cs="Times New Roman"/>
          <w:sz w:val="26"/>
          <w:szCs w:val="26"/>
        </w:rPr>
        <w:t xml:space="preserve"> thập dữ liệu, điều khiển các đối tượng theo ý muốn.</w:t>
      </w:r>
    </w:p>
    <w:p w14:paraId="7747B430" w14:textId="77777777"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Lớp 2: Cho phép lưu trữ, xử lí dữ liệu, và kết nối tới internet.</w:t>
      </w:r>
    </w:p>
    <w:p w14:paraId="14D88588" w14:textId="38046B50" w:rsidR="00720456" w:rsidRPr="003A17BD" w:rsidRDefault="00387669" w:rsidP="005C664D">
      <w:pPr>
        <w:pStyle w:val="BodyText"/>
        <w:jc w:val="both"/>
        <w:rPr>
          <w:rFonts w:ascii="Times New Roman" w:hAnsi="Times New Roman" w:cs="Times New Roman"/>
          <w:sz w:val="26"/>
          <w:szCs w:val="26"/>
        </w:rPr>
      </w:pPr>
      <w:proofErr w:type="gramStart"/>
      <w:r w:rsidRPr="003A17BD">
        <w:rPr>
          <w:rFonts w:ascii="Times New Roman" w:hAnsi="Times New Roman" w:cs="Times New Roman"/>
          <w:sz w:val="26"/>
          <w:szCs w:val="26"/>
        </w:rPr>
        <w:t xml:space="preserve">IoT cần kết nối internet để có thể truyền dữ liệu từ sensor tới </w:t>
      </w:r>
      <w:r w:rsidR="00AA77A0">
        <w:rPr>
          <w:rFonts w:ascii="Times New Roman" w:hAnsi="Times New Roman" w:cs="Times New Roman"/>
          <w:sz w:val="26"/>
          <w:szCs w:val="26"/>
        </w:rPr>
        <w:t xml:space="preserve">các đám mây </w:t>
      </w:r>
      <w:r w:rsidRPr="003A17BD">
        <w:rPr>
          <w:rFonts w:ascii="Times New Roman" w:hAnsi="Times New Roman" w:cs="Times New Roman"/>
          <w:sz w:val="26"/>
          <w:szCs w:val="26"/>
        </w:rPr>
        <w:t>hoặc các trung tâm xử lí dữ liệu.</w:t>
      </w:r>
      <w:proofErr w:type="gramEnd"/>
      <w:r w:rsidRPr="003A17BD">
        <w:rPr>
          <w:rFonts w:ascii="Times New Roman" w:hAnsi="Times New Roman" w:cs="Times New Roman"/>
          <w:sz w:val="26"/>
          <w:szCs w:val="26"/>
        </w:rPr>
        <w:t xml:space="preserve"> </w:t>
      </w:r>
      <w:proofErr w:type="gramStart"/>
      <w:r w:rsidRPr="003A17BD">
        <w:rPr>
          <w:rFonts w:ascii="Times New Roman" w:hAnsi="Times New Roman" w:cs="Times New Roman"/>
          <w:sz w:val="26"/>
          <w:szCs w:val="26"/>
        </w:rPr>
        <w:t>Bởi vì có rất nhiều cảm biến tạo ra rất nhiều dữ liệu (10000 điểm dữ liệu/s)</w:t>
      </w:r>
      <w:r w:rsidR="005B0346">
        <w:rPr>
          <w:rFonts w:ascii="Times New Roman" w:hAnsi="Times New Roman" w:cs="Times New Roman"/>
          <w:sz w:val="26"/>
          <w:szCs w:val="26"/>
        </w:rPr>
        <w:t xml:space="preserve"> [</w:t>
      </w:r>
      <w:r w:rsidR="00066C91" w:rsidRPr="005B0346">
        <w:rPr>
          <w:rStyle w:val="EndnoteReference"/>
          <w:rFonts w:ascii="Times New Roman" w:hAnsi="Times New Roman" w:cs="Times New Roman"/>
          <w:sz w:val="26"/>
          <w:szCs w:val="26"/>
          <w:vertAlign w:val="baseline"/>
        </w:rPr>
        <w:endnoteReference w:id="4"/>
      </w:r>
      <w:r w:rsidR="005B0346">
        <w:rPr>
          <w:rFonts w:ascii="Times New Roman" w:hAnsi="Times New Roman" w:cs="Times New Roman"/>
          <w:sz w:val="26"/>
          <w:szCs w:val="26"/>
        </w:rPr>
        <w:t>]</w:t>
      </w:r>
      <w:r w:rsidRPr="003A17BD">
        <w:rPr>
          <w:rFonts w:ascii="Times New Roman" w:hAnsi="Times New Roman" w:cs="Times New Roman"/>
          <w:sz w:val="26"/>
          <w:szCs w:val="26"/>
        </w:rPr>
        <w:t>.</w:t>
      </w:r>
      <w:proofErr w:type="gramEnd"/>
      <w:r w:rsidRPr="003A17BD">
        <w:rPr>
          <w:rFonts w:ascii="Times New Roman" w:hAnsi="Times New Roman" w:cs="Times New Roman"/>
          <w:sz w:val="26"/>
          <w:szCs w:val="26"/>
        </w:rPr>
        <w:t xml:space="preserve"> </w:t>
      </w:r>
      <w:proofErr w:type="gramStart"/>
      <w:r w:rsidRPr="003A17BD">
        <w:rPr>
          <w:rFonts w:ascii="Times New Roman" w:hAnsi="Times New Roman" w:cs="Times New Roman"/>
          <w:sz w:val="26"/>
          <w:szCs w:val="26"/>
        </w:rPr>
        <w:t>Nên lớp này có ý nghĩa là nơi tiền xử lí dữ liệu trước khi gửi đi để giảm thiếu khối lượng dữ liệu không cần thiết.</w:t>
      </w:r>
      <w:proofErr w:type="gramEnd"/>
    </w:p>
    <w:p w14:paraId="5187820E" w14:textId="77777777" w:rsidR="00720456"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xml:space="preserve">Lớp 3: Service Platform là lớp cung cấp cho người dùng những dịch vụ để người dùng có thể tiếp cận được tới những giá trị đã được khai thác từ việc </w:t>
      </w:r>
      <w:proofErr w:type="gramStart"/>
      <w:r w:rsidRPr="003A17BD">
        <w:rPr>
          <w:rFonts w:ascii="Times New Roman" w:hAnsi="Times New Roman" w:cs="Times New Roman"/>
          <w:sz w:val="26"/>
          <w:szCs w:val="26"/>
        </w:rPr>
        <w:t>thu</w:t>
      </w:r>
      <w:proofErr w:type="gramEnd"/>
      <w:r w:rsidRPr="003A17BD">
        <w:rPr>
          <w:rFonts w:ascii="Times New Roman" w:hAnsi="Times New Roman" w:cs="Times New Roman"/>
          <w:sz w:val="26"/>
          <w:szCs w:val="26"/>
        </w:rPr>
        <w:t xml:space="preserve"> thập và phân tích dữ liệu. </w:t>
      </w:r>
    </w:p>
    <w:p w14:paraId="56953025" w14:textId="77777777" w:rsidR="00B80E2E" w:rsidRPr="003A17BD" w:rsidRDefault="00B80E2E" w:rsidP="005C664D">
      <w:pPr>
        <w:pStyle w:val="BodyText"/>
        <w:jc w:val="both"/>
        <w:rPr>
          <w:rFonts w:ascii="Times New Roman" w:hAnsi="Times New Roman" w:cs="Times New Roman"/>
          <w:sz w:val="26"/>
          <w:szCs w:val="26"/>
        </w:rPr>
      </w:pPr>
    </w:p>
    <w:p w14:paraId="3464EC36" w14:textId="77777777" w:rsidR="00720456" w:rsidRPr="003A17BD" w:rsidRDefault="00387669" w:rsidP="005C664D">
      <w:pPr>
        <w:pStyle w:val="Heading2"/>
        <w:jc w:val="both"/>
      </w:pPr>
      <w:bookmarkStart w:id="32" w:name="_Toc470201047"/>
      <w:r w:rsidRPr="003A17BD">
        <w:t xml:space="preserve">2. IoT Platform là </w:t>
      </w:r>
      <w:proofErr w:type="gramStart"/>
      <w:r w:rsidRPr="003A17BD">
        <w:t>gì ?</w:t>
      </w:r>
      <w:bookmarkEnd w:id="32"/>
      <w:proofErr w:type="gramEnd"/>
    </w:p>
    <w:p w14:paraId="1EC69542" w14:textId="77777777" w:rsidR="00720456" w:rsidRPr="008675E9" w:rsidRDefault="00387669" w:rsidP="005C664D">
      <w:pPr>
        <w:pStyle w:val="Heading3"/>
        <w:jc w:val="both"/>
        <w:rPr>
          <w:vertAlign w:val="superscript"/>
        </w:rPr>
      </w:pPr>
      <w:bookmarkStart w:id="33" w:name="_Toc470201048"/>
      <w:r w:rsidRPr="003A17BD">
        <w:t>2.1 Định nghĩa</w:t>
      </w:r>
      <w:bookmarkEnd w:id="33"/>
    </w:p>
    <w:p w14:paraId="4358BCF3" w14:textId="5284A35F" w:rsidR="00720456" w:rsidRPr="003A17BD" w:rsidRDefault="00387669" w:rsidP="005C664D">
      <w:pPr>
        <w:pStyle w:val="BodyText"/>
        <w:jc w:val="both"/>
        <w:rPr>
          <w:rFonts w:ascii="Times New Roman" w:hAnsi="Times New Roman" w:cs="Times New Roman"/>
          <w:sz w:val="26"/>
          <w:szCs w:val="26"/>
        </w:rPr>
      </w:pPr>
      <w:proofErr w:type="gramStart"/>
      <w:r w:rsidRPr="003A17BD">
        <w:rPr>
          <w:rFonts w:ascii="Times New Roman" w:hAnsi="Times New Roman" w:cs="Times New Roman"/>
          <w:sz w:val="26"/>
          <w:szCs w:val="26"/>
        </w:rPr>
        <w:t xml:space="preserve">Để có thể triển khai các mô hình IoT, chúng ta cần một hạ tầng công nghệ mà trung </w:t>
      </w:r>
      <w:r w:rsidRPr="003A17BD">
        <w:rPr>
          <w:rFonts w:ascii="Times New Roman" w:hAnsi="Times New Roman" w:cs="Times New Roman"/>
          <w:sz w:val="26"/>
          <w:szCs w:val="26"/>
        </w:rPr>
        <w:lastRenderedPageBreak/>
        <w:t>tâm của nó là các nền tảng IoT.</w:t>
      </w:r>
      <w:proofErr w:type="gramEnd"/>
      <w:r w:rsidRPr="003A17BD">
        <w:rPr>
          <w:rFonts w:ascii="Times New Roman" w:hAnsi="Times New Roman" w:cs="Times New Roman"/>
          <w:sz w:val="26"/>
          <w:szCs w:val="26"/>
        </w:rPr>
        <w:t xml:space="preserve"> Nền tảng IoT được định nghĩa là nền tảng mà ở đó nó thực hiện các chức năng chính:</w:t>
      </w:r>
    </w:p>
    <w:p w14:paraId="3E55840E" w14:textId="77777777"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Triển khai các ứng dụng, trình giám sát, quản lý, và kiểm soát các thiết bị đã kết nối.</w:t>
      </w:r>
    </w:p>
    <w:p w14:paraId="71B7D564" w14:textId="77777777"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Thu thập dữ liệu từ xa từ các thiết bị kết nối.</w:t>
      </w:r>
    </w:p>
    <w:p w14:paraId="34824208" w14:textId="77777777"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xml:space="preserve">- Kết nối độc lập và </w:t>
      </w:r>
      <w:proofErr w:type="gramStart"/>
      <w:r w:rsidRPr="003A17BD">
        <w:rPr>
          <w:rFonts w:ascii="Times New Roman" w:hAnsi="Times New Roman" w:cs="Times New Roman"/>
          <w:sz w:val="26"/>
          <w:szCs w:val="26"/>
        </w:rPr>
        <w:t>an</w:t>
      </w:r>
      <w:proofErr w:type="gramEnd"/>
      <w:r w:rsidRPr="003A17BD">
        <w:rPr>
          <w:rFonts w:ascii="Times New Roman" w:hAnsi="Times New Roman" w:cs="Times New Roman"/>
          <w:sz w:val="26"/>
          <w:szCs w:val="26"/>
        </w:rPr>
        <w:t xml:space="preserve"> toàn giữa các thiết bị.</w:t>
      </w:r>
    </w:p>
    <w:p w14:paraId="042C0B8B" w14:textId="3C5BBEBA"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xml:space="preserve">- Quản lí các </w:t>
      </w:r>
      <w:r w:rsidR="00C21DD4">
        <w:rPr>
          <w:rFonts w:ascii="Times New Roman" w:hAnsi="Times New Roman" w:cs="Times New Roman"/>
          <w:sz w:val="26"/>
          <w:szCs w:val="26"/>
        </w:rPr>
        <w:t>cảm biến/thiết bị</w:t>
      </w:r>
    </w:p>
    <w:p w14:paraId="28C396C9" w14:textId="5FCB83F0" w:rsidR="00720456" w:rsidRPr="003A17BD" w:rsidRDefault="00387669" w:rsidP="005C664D">
      <w:pPr>
        <w:pStyle w:val="BodyText"/>
        <w:jc w:val="both"/>
        <w:rPr>
          <w:rFonts w:ascii="Times New Roman" w:hAnsi="Times New Roman" w:cs="Times New Roman"/>
          <w:sz w:val="26"/>
          <w:szCs w:val="26"/>
        </w:rPr>
      </w:pPr>
      <w:proofErr w:type="gramStart"/>
      <w:r w:rsidRPr="003A17BD">
        <w:rPr>
          <w:rFonts w:ascii="Times New Roman" w:hAnsi="Times New Roman" w:cs="Times New Roman"/>
          <w:sz w:val="26"/>
          <w:szCs w:val="26"/>
        </w:rPr>
        <w:t>Và IoT Platform là một thành phần tồn tại độc lập với phần cứng và các thành phần trong các lớ</w:t>
      </w:r>
      <w:r w:rsidR="00281620">
        <w:rPr>
          <w:rFonts w:ascii="Times New Roman" w:hAnsi="Times New Roman" w:cs="Times New Roman"/>
          <w:sz w:val="26"/>
          <w:szCs w:val="26"/>
        </w:rPr>
        <w:t>p của công nghệ IoT</w:t>
      </w:r>
      <w:r w:rsidRPr="005B0346">
        <w:rPr>
          <w:rFonts w:ascii="Times New Roman" w:hAnsi="Times New Roman" w:cs="Times New Roman"/>
          <w:sz w:val="26"/>
          <w:szCs w:val="26"/>
        </w:rPr>
        <w:t>.</w:t>
      </w:r>
      <w:proofErr w:type="gramEnd"/>
    </w:p>
    <w:p w14:paraId="727C54D7" w14:textId="77777777" w:rsidR="00720456" w:rsidRPr="003A17BD" w:rsidRDefault="00387669" w:rsidP="005C664D">
      <w:pPr>
        <w:pStyle w:val="Heading3"/>
        <w:jc w:val="both"/>
      </w:pPr>
      <w:bookmarkStart w:id="34" w:name="_Toc470201049"/>
      <w:r w:rsidRPr="003A17BD">
        <w:t>2.2 Tính chất</w:t>
      </w:r>
      <w:bookmarkEnd w:id="34"/>
    </w:p>
    <w:p w14:paraId="26CFA24F" w14:textId="180C3125" w:rsidR="00720456" w:rsidRPr="003A17BD" w:rsidRDefault="00387669" w:rsidP="005C664D">
      <w:pPr>
        <w:pStyle w:val="BodyText"/>
        <w:jc w:val="both"/>
        <w:rPr>
          <w:rFonts w:ascii="Times New Roman" w:hAnsi="Times New Roman" w:cs="Times New Roman"/>
          <w:sz w:val="26"/>
          <w:szCs w:val="26"/>
        </w:rPr>
      </w:pPr>
      <w:proofErr w:type="gramStart"/>
      <w:r w:rsidRPr="003A17BD">
        <w:rPr>
          <w:rFonts w:ascii="Times New Roman" w:hAnsi="Times New Roman" w:cs="Times New Roman"/>
          <w:sz w:val="26"/>
          <w:szCs w:val="26"/>
        </w:rPr>
        <w:t>Từ định nghĩa trên, ta có thể lọc ra được 8 tính chất mà IoT Platform cần phải có.</w:t>
      </w:r>
      <w:proofErr w:type="gramEnd"/>
    </w:p>
    <w:p w14:paraId="06928140" w14:textId="77777777"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Kết nối và chuẩn hóa: Đem các giao thức và định dạng dữ liệu khác nhau vào trong một “phần mềm” trong khi vấn đảm bảo chính xác luồng dữ liệu và tương tác tốt với tất cả thiết bị.</w:t>
      </w:r>
    </w:p>
    <w:p w14:paraId="3D7531D7" w14:textId="77777777"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Quản lí thiết bị: Liên tục chạy các bản vá lỗi và cập nhật phần mềm sao cho đảm bảo các thiết bị đã kết nối đều hoạt động tốt.</w:t>
      </w:r>
    </w:p>
    <w:p w14:paraId="5405EAC8" w14:textId="77777777"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Cơ sở dữ liệu: Thu thập và lưu trữ dữ liệu từ các thiết bị đã kết nối.</w:t>
      </w:r>
    </w:p>
    <w:p w14:paraId="020CE728" w14:textId="77777777"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xml:space="preserve">- Quản lí các hành động:  cho phép thiết lập các quy tắc để có thể thực hiện các hành động thông minh dựa trên dữ liệu đã </w:t>
      </w:r>
      <w:proofErr w:type="gramStart"/>
      <w:r w:rsidRPr="003A17BD">
        <w:rPr>
          <w:rFonts w:ascii="Times New Roman" w:hAnsi="Times New Roman" w:cs="Times New Roman"/>
          <w:sz w:val="26"/>
          <w:szCs w:val="26"/>
        </w:rPr>
        <w:t>thu</w:t>
      </w:r>
      <w:proofErr w:type="gramEnd"/>
      <w:r w:rsidRPr="003A17BD">
        <w:rPr>
          <w:rFonts w:ascii="Times New Roman" w:hAnsi="Times New Roman" w:cs="Times New Roman"/>
          <w:sz w:val="26"/>
          <w:szCs w:val="26"/>
        </w:rPr>
        <w:t xml:space="preserve"> thập được.</w:t>
      </w:r>
    </w:p>
    <w:p w14:paraId="440C9D9B" w14:textId="77777777"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xml:space="preserve">- Phân tích: Thực hiện một loạt các phân tích phức tạp từ các dữ liệu đã </w:t>
      </w:r>
      <w:proofErr w:type="gramStart"/>
      <w:r w:rsidRPr="003A17BD">
        <w:rPr>
          <w:rFonts w:ascii="Times New Roman" w:hAnsi="Times New Roman" w:cs="Times New Roman"/>
          <w:sz w:val="26"/>
          <w:szCs w:val="26"/>
        </w:rPr>
        <w:t>thu</w:t>
      </w:r>
      <w:proofErr w:type="gramEnd"/>
      <w:r w:rsidRPr="003A17BD">
        <w:rPr>
          <w:rFonts w:ascii="Times New Roman" w:hAnsi="Times New Roman" w:cs="Times New Roman"/>
          <w:sz w:val="26"/>
          <w:szCs w:val="26"/>
        </w:rPr>
        <w:t xml:space="preserve"> thập được để có thể đưa ra những thông tin giá trị.</w:t>
      </w:r>
    </w:p>
    <w:p w14:paraId="3307265E" w14:textId="77777777"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Hình ảnh: Cho phép người dùng có thể có thể xem trạng thái thiết bị, các biểu đồ trực quan thông qua các biểu đồ.</w:t>
      </w:r>
    </w:p>
    <w:p w14:paraId="3457B393" w14:textId="77777777"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Các công cụ khác: Cho phép các lập trình viên có thể phát triển các plugin, để tạo nên hệ sinh thái phong phú và đa dạng hơn.</w:t>
      </w:r>
    </w:p>
    <w:p w14:paraId="2390D68F" w14:textId="77777777"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Tính khả mở: Tích hợp được với các hệ thống bên thứ 3, thông qua API hoặc các SDK, gateways.</w:t>
      </w:r>
    </w:p>
    <w:p w14:paraId="068402B8" w14:textId="77777777" w:rsidR="00C24370" w:rsidRPr="003A17BD" w:rsidRDefault="00EA4F08" w:rsidP="005C664D">
      <w:pPr>
        <w:pStyle w:val="Heading2"/>
        <w:jc w:val="both"/>
      </w:pPr>
      <w:bookmarkStart w:id="35" w:name="_Toc470201050"/>
      <w:r>
        <w:softHyphen/>
      </w:r>
      <w:r>
        <w:softHyphen/>
      </w:r>
      <w:r w:rsidR="00C24370">
        <w:t>3</w:t>
      </w:r>
      <w:r w:rsidR="00C24370" w:rsidRPr="003A17BD">
        <w:t>, Khảo sát một số nền tảng IoT.</w:t>
      </w:r>
      <w:bookmarkEnd w:id="35"/>
    </w:p>
    <w:p w14:paraId="11690D5C" w14:textId="6CF96A1C" w:rsidR="00EA4F08" w:rsidRPr="003A17BD" w:rsidRDefault="00C24370"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xml:space="preserve">Sau khi xác định được mục đích của đồ án, </w:t>
      </w:r>
      <w:r w:rsidR="00014E29">
        <w:rPr>
          <w:rFonts w:ascii="Times New Roman" w:hAnsi="Times New Roman" w:cs="Times New Roman"/>
          <w:sz w:val="26"/>
          <w:szCs w:val="26"/>
        </w:rPr>
        <w:t>đô án</w:t>
      </w:r>
      <w:r w:rsidR="00014E29" w:rsidRPr="003A17BD">
        <w:rPr>
          <w:rFonts w:ascii="Times New Roman" w:hAnsi="Times New Roman" w:cs="Times New Roman"/>
          <w:sz w:val="26"/>
          <w:szCs w:val="26"/>
        </w:rPr>
        <w:t xml:space="preserve"> </w:t>
      </w:r>
      <w:r w:rsidRPr="003A17BD">
        <w:rPr>
          <w:rFonts w:ascii="Times New Roman" w:hAnsi="Times New Roman" w:cs="Times New Roman"/>
          <w:sz w:val="26"/>
          <w:szCs w:val="26"/>
        </w:rPr>
        <w:t xml:space="preserve">tiến hành khảo sát một số nền tảng IoT </w:t>
      </w:r>
      <w:r w:rsidR="00014E29">
        <w:rPr>
          <w:rFonts w:ascii="Times New Roman" w:hAnsi="Times New Roman" w:cs="Times New Roman"/>
          <w:sz w:val="26"/>
          <w:szCs w:val="26"/>
        </w:rPr>
        <w:t xml:space="preserve">tiêu </w:t>
      </w:r>
      <w:proofErr w:type="gramStart"/>
      <w:r w:rsidR="00014E29">
        <w:rPr>
          <w:rFonts w:ascii="Times New Roman" w:hAnsi="Times New Roman" w:cs="Times New Roman"/>
          <w:sz w:val="26"/>
          <w:szCs w:val="26"/>
        </w:rPr>
        <w:t>biểu</w:t>
      </w:r>
      <w:r w:rsidRPr="003A17BD">
        <w:rPr>
          <w:rFonts w:ascii="Times New Roman" w:hAnsi="Times New Roman" w:cs="Times New Roman"/>
          <w:sz w:val="26"/>
          <w:szCs w:val="26"/>
        </w:rPr>
        <w:t xml:space="preserve"> .</w:t>
      </w:r>
      <w:proofErr w:type="gramEnd"/>
    </w:p>
    <w:p w14:paraId="063244F6" w14:textId="66EF5DEF" w:rsidR="00C24370" w:rsidRPr="003A17BD" w:rsidRDefault="00C24370" w:rsidP="005C664D">
      <w:pPr>
        <w:pStyle w:val="Heading3"/>
        <w:jc w:val="both"/>
      </w:pPr>
      <w:bookmarkStart w:id="36" w:name="_Toc470201051"/>
      <w:r>
        <w:t>3</w:t>
      </w:r>
      <w:r w:rsidRPr="003A17BD">
        <w:t>.1. OpenH</w:t>
      </w:r>
      <w:r>
        <w:t>AB</w:t>
      </w:r>
      <w:r w:rsidR="00156D89">
        <w:t xml:space="preserve"> </w:t>
      </w:r>
      <w:r w:rsidR="00D97B47" w:rsidRPr="00156D89">
        <w:rPr>
          <w:vertAlign w:val="superscript"/>
        </w:rPr>
        <w:endnoteReference w:id="5"/>
      </w:r>
      <w:bookmarkEnd w:id="36"/>
    </w:p>
    <w:p w14:paraId="518C503B" w14:textId="7691A2D1" w:rsidR="00C24370" w:rsidRPr="00C21DD4" w:rsidRDefault="00C24370" w:rsidP="005C664D">
      <w:pPr>
        <w:pStyle w:val="Heading4"/>
        <w:jc w:val="both"/>
      </w:pPr>
      <w:proofErr w:type="gramStart"/>
      <w:r>
        <w:t>a</w:t>
      </w:r>
      <w:proofErr w:type="gramEnd"/>
      <w:r>
        <w:t>, Giới thiệu về OpenHab</w:t>
      </w:r>
    </w:p>
    <w:p w14:paraId="0EEED07D" w14:textId="368EEAB9" w:rsidR="00C24370" w:rsidRPr="007A5D25" w:rsidRDefault="00C24370" w:rsidP="00D97B47">
      <w:pPr>
        <w:pStyle w:val="Style1"/>
      </w:pPr>
      <w:proofErr w:type="gramStart"/>
      <w:r>
        <w:t xml:space="preserve">OpenHAB là một IoT Platforms mã nguồn mở dùng cho hệ thống nhà thông minh </w:t>
      </w:r>
      <w:r>
        <w:lastRenderedPageBreak/>
        <w:t>cho phép người dùng tích hợp các công nghệ khác nhau thành một hệ thống duy nhất.</w:t>
      </w:r>
      <w:proofErr w:type="gramEnd"/>
      <w:r>
        <w:t xml:space="preserve"> </w:t>
      </w:r>
      <w:proofErr w:type="gramStart"/>
      <w:r>
        <w:t>Openhab cho phép thiết lập các quy tắc tự động hóa trong hệ thống một cách mềm dẻo và cung cấp cho người dùng một giao diện điều khiển thống nhất.</w:t>
      </w:r>
      <w:proofErr w:type="gramEnd"/>
      <w:r>
        <w:br/>
      </w:r>
      <w:proofErr w:type="gramStart"/>
      <w:r>
        <w:t xml:space="preserve">OpenHab định nghĩa ra một khái niệm gọi là </w:t>
      </w:r>
      <w:r w:rsidRPr="007A5D25">
        <w:rPr>
          <w:b/>
        </w:rPr>
        <w:t>Item</w:t>
      </w:r>
      <w:r>
        <w:rPr>
          <w:b/>
        </w:rPr>
        <w:t>.</w:t>
      </w:r>
      <w:proofErr w:type="gramEnd"/>
      <w:r>
        <w:rPr>
          <w:b/>
        </w:rPr>
        <w:t xml:space="preserve"> </w:t>
      </w:r>
      <w:r>
        <w:t xml:space="preserve">Một Item </w:t>
      </w:r>
      <w:proofErr w:type="gramStart"/>
      <w:r>
        <w:t>đơn</w:t>
      </w:r>
      <w:proofErr w:type="gramEnd"/>
      <w:r>
        <w:t xml:space="preserve"> vị nhỏ nhất của hệ thống. </w:t>
      </w:r>
      <w:proofErr w:type="gramStart"/>
      <w:r>
        <w:t>OpenHAB không quan tâm tới giá trị của Item đến từ các thiết bị vật lí, hay dữ liệu ảo hóa được gửi từ web hoặc các dữ liệu mô phỏng.</w:t>
      </w:r>
      <w:proofErr w:type="gramEnd"/>
      <w:r>
        <w:t xml:space="preserve"> </w:t>
      </w:r>
      <w:proofErr w:type="gramStart"/>
      <w:r>
        <w:t>Tất cả các thông tin liên quan tới item đều nằm ở tầng trừu trượng mà openHAB định nghĩa ra.</w:t>
      </w:r>
      <w:proofErr w:type="gramEnd"/>
      <w:r>
        <w:t xml:space="preserve"> Nghĩa là chúng ta không thể truy vấn trực tiếp tới các thông tin liên quan của thiết bị kết nối trực tiếp với item như địa chỉ IP, ID…đây có thể là một điểm trừ nhưng cũng là điểm cộng khi làm cho người sử dụng có thể dễ dàng thay đổi công nghệ ở phía dưới mà không cần thay đổi các quy tắc và giao diện.</w:t>
      </w:r>
    </w:p>
    <w:p w14:paraId="7AC0F1D8" w14:textId="77777777" w:rsidR="00C24370" w:rsidRDefault="00C24370" w:rsidP="005C664D">
      <w:pPr>
        <w:pStyle w:val="Heading4"/>
        <w:jc w:val="both"/>
      </w:pPr>
      <w:proofErr w:type="gramStart"/>
      <w:r>
        <w:t>b</w:t>
      </w:r>
      <w:proofErr w:type="gramEnd"/>
      <w:r>
        <w:t>, Các tính năng của OpenHab</w:t>
      </w:r>
    </w:p>
    <w:p w14:paraId="570AF2A3" w14:textId="77777777" w:rsidR="00C24370" w:rsidRDefault="00C24370" w:rsidP="005C664D">
      <w:pPr>
        <w:pStyle w:val="BodyText"/>
        <w:jc w:val="both"/>
        <w:rPr>
          <w:rFonts w:ascii="Times New Roman" w:hAnsi="Times New Roman" w:cs="Times New Roman"/>
          <w:sz w:val="26"/>
          <w:szCs w:val="26"/>
        </w:rPr>
      </w:pPr>
      <w:r>
        <w:rPr>
          <w:rFonts w:ascii="Times New Roman" w:hAnsi="Times New Roman" w:cs="Times New Roman"/>
          <w:sz w:val="26"/>
          <w:szCs w:val="26"/>
        </w:rPr>
        <w:t>- Có thể chạy trên bất kì thiết bị nào có môi trường JVM (Linux, Mac, Window).</w:t>
      </w:r>
    </w:p>
    <w:p w14:paraId="5A0B4B21" w14:textId="77777777" w:rsidR="00C24370" w:rsidRDefault="00C24370" w:rsidP="005C664D">
      <w:pPr>
        <w:pStyle w:val="BodyText"/>
        <w:jc w:val="both"/>
        <w:rPr>
          <w:rFonts w:ascii="Times New Roman" w:hAnsi="Times New Roman" w:cs="Times New Roman"/>
          <w:sz w:val="26"/>
          <w:szCs w:val="26"/>
        </w:rPr>
      </w:pPr>
      <w:r>
        <w:rPr>
          <w:rFonts w:ascii="Times New Roman" w:hAnsi="Times New Roman" w:cs="Times New Roman"/>
          <w:sz w:val="26"/>
          <w:szCs w:val="26"/>
        </w:rPr>
        <w:t>- Cho phép dễ dàng tích hợp các công nghệ (sensor, device) của các hãng khác nhau vào một sản phẩm hoàn thiện</w:t>
      </w:r>
    </w:p>
    <w:p w14:paraId="7E4E0AC0" w14:textId="77777777" w:rsidR="00C24370" w:rsidRDefault="00C24370" w:rsidP="005C664D">
      <w:pPr>
        <w:pStyle w:val="BodyText"/>
        <w:jc w:val="both"/>
        <w:rPr>
          <w:rFonts w:ascii="Times New Roman" w:hAnsi="Times New Roman" w:cs="Times New Roman"/>
          <w:sz w:val="26"/>
          <w:szCs w:val="26"/>
        </w:rPr>
      </w:pPr>
      <w:r>
        <w:rPr>
          <w:rFonts w:ascii="Times New Roman" w:hAnsi="Times New Roman" w:cs="Times New Roman"/>
          <w:sz w:val="26"/>
          <w:szCs w:val="26"/>
        </w:rPr>
        <w:t>- Có giao diện điều khiển nền web, và phiên bản mobile dành cho iOS và Android.</w:t>
      </w:r>
    </w:p>
    <w:p w14:paraId="12FF58D2" w14:textId="77777777" w:rsidR="00C24370" w:rsidRDefault="00C24370" w:rsidP="005C664D">
      <w:pPr>
        <w:pStyle w:val="BodyText"/>
        <w:jc w:val="both"/>
        <w:rPr>
          <w:rFonts w:ascii="Times New Roman" w:hAnsi="Times New Roman" w:cs="Times New Roman"/>
          <w:sz w:val="26"/>
          <w:szCs w:val="26"/>
        </w:rPr>
      </w:pPr>
      <w:r>
        <w:rPr>
          <w:rFonts w:ascii="Times New Roman" w:hAnsi="Times New Roman" w:cs="Times New Roman"/>
          <w:sz w:val="26"/>
          <w:szCs w:val="26"/>
        </w:rPr>
        <w:t>- Hoàn toàn là mã nguồn mở.</w:t>
      </w:r>
    </w:p>
    <w:p w14:paraId="68FF2782" w14:textId="77777777" w:rsidR="00C24370" w:rsidRDefault="00C24370" w:rsidP="005C664D">
      <w:pPr>
        <w:pStyle w:val="BodyText"/>
        <w:jc w:val="both"/>
        <w:rPr>
          <w:rFonts w:ascii="Times New Roman" w:hAnsi="Times New Roman" w:cs="Times New Roman"/>
          <w:sz w:val="26"/>
          <w:szCs w:val="26"/>
        </w:rPr>
      </w:pPr>
      <w:r>
        <w:rPr>
          <w:rFonts w:ascii="Times New Roman" w:hAnsi="Times New Roman" w:cs="Times New Roman"/>
          <w:sz w:val="26"/>
          <w:szCs w:val="26"/>
        </w:rPr>
        <w:t>- Cung cấp REST API để có thể tích hợp với bên thứ 3.</w:t>
      </w:r>
    </w:p>
    <w:p w14:paraId="1F9BA169" w14:textId="77777777" w:rsidR="00C24370" w:rsidRDefault="00C24370" w:rsidP="00657D91">
      <w:pPr>
        <w:pStyle w:val="BodyText"/>
        <w:keepNext/>
        <w:jc w:val="center"/>
      </w:pPr>
      <w:r>
        <w:rPr>
          <w:rFonts w:ascii="Times New Roman" w:hAnsi="Times New Roman" w:cs="Times New Roman"/>
          <w:noProof/>
          <w:sz w:val="26"/>
          <w:szCs w:val="26"/>
          <w:lang w:eastAsia="en-US" w:bidi="ar-SA"/>
        </w:rPr>
        <w:drawing>
          <wp:inline distT="0" distB="0" distL="0" distR="0" wp14:anchorId="74C3C4BF" wp14:editId="0F8BCF62">
            <wp:extent cx="3213738" cy="340535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hab_dashboard.png"/>
                    <pic:cNvPicPr/>
                  </pic:nvPicPr>
                  <pic:blipFill>
                    <a:blip r:embed="rId14">
                      <a:extLst>
                        <a:ext uri="{28A0092B-C50C-407E-A947-70E740481C1C}">
                          <a14:useLocalDpi xmlns:a14="http://schemas.microsoft.com/office/drawing/2010/main" val="0"/>
                        </a:ext>
                      </a:extLst>
                    </a:blip>
                    <a:stretch>
                      <a:fillRect/>
                    </a:stretch>
                  </pic:blipFill>
                  <pic:spPr>
                    <a:xfrm>
                      <a:off x="0" y="0"/>
                      <a:ext cx="3216521" cy="3408300"/>
                    </a:xfrm>
                    <a:prstGeom prst="rect">
                      <a:avLst/>
                    </a:prstGeom>
                  </pic:spPr>
                </pic:pic>
              </a:graphicData>
            </a:graphic>
          </wp:inline>
        </w:drawing>
      </w:r>
    </w:p>
    <w:p w14:paraId="308C044D" w14:textId="24F8E5FB" w:rsidR="00C24370" w:rsidRDefault="00D96386" w:rsidP="00DC743A">
      <w:pPr>
        <w:pStyle w:val="Caption"/>
        <w:jc w:val="center"/>
      </w:pPr>
      <w:bookmarkStart w:id="37" w:name="_Toc469902776"/>
      <w:bookmarkStart w:id="38" w:name="_Toc470105959"/>
      <w:bookmarkStart w:id="39" w:name="_Toc470201108"/>
      <w:proofErr w:type="gramStart"/>
      <w:r>
        <w:t>Hình</w:t>
      </w:r>
      <w:r w:rsidR="00C24370">
        <w:t xml:space="preserve"> </w:t>
      </w:r>
      <w:fldSimple w:instr=" SEQ Figure \* ARABIC ">
        <w:r w:rsidR="00F045F1">
          <w:rPr>
            <w:noProof/>
          </w:rPr>
          <w:t>3</w:t>
        </w:r>
      </w:fldSimple>
      <w:r w:rsidR="00C24370">
        <w:t>.</w:t>
      </w:r>
      <w:proofErr w:type="gramEnd"/>
      <w:r w:rsidR="00C24370">
        <w:t xml:space="preserve"> Giao diện điều khiển của OpenHAB</w:t>
      </w:r>
      <w:bookmarkEnd w:id="37"/>
      <w:bookmarkEnd w:id="38"/>
      <w:bookmarkEnd w:id="39"/>
    </w:p>
    <w:p w14:paraId="552469C6" w14:textId="77777777" w:rsidR="00A63318" w:rsidRDefault="00A63318" w:rsidP="00A63318">
      <w:pPr>
        <w:pStyle w:val="Style1"/>
      </w:pPr>
    </w:p>
    <w:p w14:paraId="05EE6E2B" w14:textId="77777777" w:rsidR="00C24370" w:rsidRDefault="00C24370" w:rsidP="005C664D">
      <w:pPr>
        <w:pStyle w:val="Heading4"/>
        <w:jc w:val="both"/>
      </w:pPr>
      <w:proofErr w:type="gramStart"/>
      <w:r>
        <w:t>c</w:t>
      </w:r>
      <w:proofErr w:type="gramEnd"/>
      <w:r>
        <w:t>, Cơ chế binding của OpenHAB</w:t>
      </w:r>
    </w:p>
    <w:p w14:paraId="270512C8" w14:textId="77777777" w:rsidR="00657D91" w:rsidRPr="00657D91" w:rsidRDefault="00657D91" w:rsidP="00657D91"/>
    <w:p w14:paraId="3E5CFAB4" w14:textId="77777777" w:rsidR="00165BBA" w:rsidRDefault="00C24370" w:rsidP="00165BBA">
      <w:pPr>
        <w:pStyle w:val="BodyText"/>
        <w:ind w:firstLine="709"/>
        <w:jc w:val="both"/>
        <w:rPr>
          <w:rFonts w:ascii="Times New Roman" w:hAnsi="Times New Roman" w:cs="Times New Roman"/>
          <w:sz w:val="26"/>
          <w:szCs w:val="26"/>
        </w:rPr>
      </w:pPr>
      <w:r>
        <w:rPr>
          <w:rFonts w:ascii="Times New Roman" w:hAnsi="Times New Roman" w:cs="Times New Roman"/>
          <w:sz w:val="26"/>
          <w:szCs w:val="26"/>
        </w:rPr>
        <w:t xml:space="preserve">Binding là các gói tùy chọn có thể giúp mở rộng chức năng của OpenHAB.Binding cung cấp cơ chế tích hợp công nghệ nhà thông minh và các thiết </w:t>
      </w:r>
      <w:r>
        <w:rPr>
          <w:rFonts w:ascii="Times New Roman" w:hAnsi="Times New Roman" w:cs="Times New Roman"/>
          <w:sz w:val="26"/>
          <w:szCs w:val="26"/>
        </w:rPr>
        <w:lastRenderedPageBreak/>
        <w:t xml:space="preserve">bị với nhiều bundle khác nhau hỗ trợ tích hợp và giao tiếp với các mạng xã hội, nhắn tin, điện toán đám mây của các nền tảng IoT và rất nhiều các thành phần khác. </w:t>
      </w:r>
      <w:proofErr w:type="gramStart"/>
      <w:r>
        <w:rPr>
          <w:rFonts w:ascii="Times New Roman" w:hAnsi="Times New Roman" w:cs="Times New Roman"/>
          <w:sz w:val="26"/>
          <w:szCs w:val="26"/>
        </w:rPr>
        <w:t>Với sự hỗ trợ của cơ chế bidings, người dùng openHAB có thể dễ dàng điều khiển SamSung Smart TV hoặc điều hòa Daikin và còn nhiều nhiều các sản phẩm khác được OpenHAB hỗ trợ</w:t>
      </w:r>
      <w:r w:rsidR="00165BBA">
        <w:rPr>
          <w:rFonts w:ascii="Times New Roman" w:hAnsi="Times New Roman" w:cs="Times New Roman"/>
          <w:sz w:val="26"/>
          <w:szCs w:val="26"/>
        </w:rPr>
        <w:t>.</w:t>
      </w:r>
      <w:proofErr w:type="gramEnd"/>
    </w:p>
    <w:p w14:paraId="08AE4E1D" w14:textId="100A9619" w:rsidR="00C24370" w:rsidRDefault="00C24370" w:rsidP="00165BBA">
      <w:pPr>
        <w:pStyle w:val="BodyText"/>
        <w:ind w:firstLine="709"/>
        <w:jc w:val="both"/>
        <w:rPr>
          <w:rFonts w:ascii="Times New Roman" w:hAnsi="Times New Roman" w:cs="Times New Roman"/>
          <w:sz w:val="26"/>
          <w:szCs w:val="26"/>
        </w:rPr>
      </w:pPr>
      <w:proofErr w:type="gramStart"/>
      <w:r>
        <w:rPr>
          <w:rFonts w:ascii="Times New Roman" w:hAnsi="Times New Roman" w:cs="Times New Roman"/>
          <w:sz w:val="26"/>
          <w:szCs w:val="26"/>
        </w:rPr>
        <w:t>Mỗi công nghệ hoặc thiết bị, mạng xã hội hay nền tảng điện toán đám mây tích hợp vào OpenHAB đều được hỗ trợ bởi các gói cụ thể.</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Các gói này là tùy chọn và có thể dễ dàng thêm vào OpenHAB khi cần.</w:t>
      </w:r>
      <w:proofErr w:type="gramEnd"/>
      <w:r>
        <w:rPr>
          <w:rFonts w:ascii="Times New Roman" w:hAnsi="Times New Roman" w:cs="Times New Roman"/>
          <w:sz w:val="26"/>
          <w:szCs w:val="26"/>
        </w:rPr>
        <w:t xml:space="preserve"> </w:t>
      </w:r>
    </w:p>
    <w:p w14:paraId="21F75EA4" w14:textId="77777777" w:rsidR="00C24370" w:rsidRDefault="00C24370" w:rsidP="005C664D">
      <w:pPr>
        <w:pStyle w:val="BodyText"/>
        <w:jc w:val="both"/>
        <w:rPr>
          <w:rFonts w:ascii="Times New Roman" w:hAnsi="Times New Roman" w:cs="Times New Roman"/>
          <w:sz w:val="26"/>
          <w:szCs w:val="26"/>
        </w:rPr>
      </w:pPr>
      <w:r>
        <w:rPr>
          <w:rFonts w:ascii="Times New Roman" w:hAnsi="Times New Roman" w:cs="Times New Roman"/>
          <w:sz w:val="26"/>
          <w:szCs w:val="26"/>
        </w:rPr>
        <w:t>3 Bước cài đặt:</w:t>
      </w:r>
    </w:p>
    <w:p w14:paraId="29F68495" w14:textId="77777777" w:rsidR="00C24370" w:rsidRDefault="00C24370" w:rsidP="005C664D">
      <w:pPr>
        <w:pStyle w:val="BodyText"/>
        <w:numPr>
          <w:ilvl w:val="0"/>
          <w:numId w:val="1"/>
        </w:numPr>
        <w:jc w:val="both"/>
        <w:rPr>
          <w:rFonts w:ascii="Times New Roman" w:hAnsi="Times New Roman" w:cs="Times New Roman"/>
          <w:sz w:val="26"/>
          <w:szCs w:val="26"/>
        </w:rPr>
      </w:pPr>
      <w:r>
        <w:rPr>
          <w:rFonts w:ascii="Times New Roman" w:hAnsi="Times New Roman" w:cs="Times New Roman"/>
          <w:sz w:val="26"/>
          <w:szCs w:val="26"/>
        </w:rPr>
        <w:t xml:space="preserve">Download gói dữ liệu dể binding vào trong </w:t>
      </w:r>
      <w:proofErr w:type="gramStart"/>
      <w:r>
        <w:rPr>
          <w:rFonts w:ascii="Times New Roman" w:hAnsi="Times New Roman" w:cs="Times New Roman"/>
          <w:sz w:val="26"/>
          <w:szCs w:val="26"/>
        </w:rPr>
        <w:t>thư</w:t>
      </w:r>
      <w:proofErr w:type="gramEnd"/>
      <w:r>
        <w:rPr>
          <w:rFonts w:ascii="Times New Roman" w:hAnsi="Times New Roman" w:cs="Times New Roman"/>
          <w:sz w:val="26"/>
          <w:szCs w:val="26"/>
        </w:rPr>
        <w:t xml:space="preserve"> mục cố định.</w:t>
      </w:r>
    </w:p>
    <w:p w14:paraId="71491B26" w14:textId="77777777" w:rsidR="00C24370" w:rsidRDefault="00C24370" w:rsidP="005C664D">
      <w:pPr>
        <w:pStyle w:val="BodyText"/>
        <w:numPr>
          <w:ilvl w:val="0"/>
          <w:numId w:val="1"/>
        </w:numPr>
        <w:jc w:val="both"/>
        <w:rPr>
          <w:rFonts w:ascii="Times New Roman" w:hAnsi="Times New Roman" w:cs="Times New Roman"/>
          <w:sz w:val="26"/>
          <w:szCs w:val="26"/>
        </w:rPr>
      </w:pPr>
      <w:r>
        <w:rPr>
          <w:rFonts w:ascii="Times New Roman" w:hAnsi="Times New Roman" w:cs="Times New Roman"/>
          <w:sz w:val="26"/>
          <w:szCs w:val="26"/>
        </w:rPr>
        <w:t>Thiết lập cấu hình cho binding trong file openhab.cfg.</w:t>
      </w:r>
    </w:p>
    <w:p w14:paraId="1CA36489" w14:textId="77777777" w:rsidR="00C24370" w:rsidRDefault="00C24370" w:rsidP="005C664D">
      <w:pPr>
        <w:pStyle w:val="BodyText"/>
        <w:numPr>
          <w:ilvl w:val="0"/>
          <w:numId w:val="1"/>
        </w:numPr>
        <w:jc w:val="both"/>
        <w:rPr>
          <w:rFonts w:ascii="Times New Roman" w:hAnsi="Times New Roman" w:cs="Times New Roman"/>
          <w:sz w:val="26"/>
          <w:szCs w:val="26"/>
        </w:rPr>
      </w:pPr>
      <w:r>
        <w:rPr>
          <w:rFonts w:ascii="Times New Roman" w:hAnsi="Times New Roman" w:cs="Times New Roman"/>
          <w:sz w:val="26"/>
          <w:szCs w:val="26"/>
        </w:rPr>
        <w:t>Thiết lập các hành động và các luật cho item vừa mới binding.</w:t>
      </w:r>
    </w:p>
    <w:p w14:paraId="4354AC9E" w14:textId="77777777" w:rsidR="00657D91" w:rsidRPr="005D31D6" w:rsidRDefault="00657D91" w:rsidP="00657D91">
      <w:pPr>
        <w:pStyle w:val="BodyText"/>
        <w:jc w:val="both"/>
        <w:rPr>
          <w:rFonts w:ascii="Times New Roman" w:hAnsi="Times New Roman" w:cs="Times New Roman"/>
          <w:sz w:val="26"/>
          <w:szCs w:val="26"/>
        </w:rPr>
      </w:pPr>
    </w:p>
    <w:p w14:paraId="226F02DD" w14:textId="77777777" w:rsidR="00C24370" w:rsidRDefault="00C24370" w:rsidP="005C664D">
      <w:pPr>
        <w:pStyle w:val="Heading4"/>
        <w:jc w:val="both"/>
      </w:pPr>
      <w:proofErr w:type="gramStart"/>
      <w:r>
        <w:t>d</w:t>
      </w:r>
      <w:proofErr w:type="gramEnd"/>
      <w:r>
        <w:t>, REST API của OpenHab</w:t>
      </w:r>
    </w:p>
    <w:p w14:paraId="17CDAD7B" w14:textId="77777777" w:rsidR="00C24370" w:rsidRDefault="00C24370" w:rsidP="005C664D">
      <w:pPr>
        <w:jc w:val="both"/>
        <w:rPr>
          <w:rFonts w:ascii="Times New Roman" w:hAnsi="Times New Roman" w:cs="Times New Roman"/>
          <w:sz w:val="26"/>
          <w:szCs w:val="26"/>
        </w:rPr>
      </w:pPr>
    </w:p>
    <w:p w14:paraId="48850F51" w14:textId="6C66E251" w:rsidR="00C24370" w:rsidRDefault="00C24370" w:rsidP="005C664D">
      <w:pPr>
        <w:jc w:val="both"/>
        <w:rPr>
          <w:rFonts w:ascii="Times New Roman" w:hAnsi="Times New Roman" w:cs="Times New Roman"/>
          <w:sz w:val="26"/>
          <w:szCs w:val="26"/>
        </w:rPr>
      </w:pPr>
      <w:proofErr w:type="gramStart"/>
      <w:r>
        <w:rPr>
          <w:rFonts w:ascii="Times New Roman" w:hAnsi="Times New Roman" w:cs="Times New Roman"/>
          <w:sz w:val="26"/>
          <w:szCs w:val="26"/>
        </w:rPr>
        <w:t xml:space="preserve">REST API của openhab phục vụ cho nhiều muc </w:t>
      </w:r>
      <w:r w:rsidR="00156D89">
        <w:rPr>
          <w:rFonts w:ascii="Times New Roman" w:hAnsi="Times New Roman" w:cs="Times New Roman"/>
          <w:sz w:val="26"/>
          <w:szCs w:val="26"/>
        </w:rPr>
        <w:t>đích</w:t>
      </w:r>
      <w:r>
        <w:rPr>
          <w:rFonts w:ascii="Times New Roman" w:hAnsi="Times New Roman" w:cs="Times New Roman"/>
          <w:sz w:val="26"/>
          <w:szCs w:val="26"/>
        </w:rPr>
        <w:t xml:space="preserve"> khác nhau.</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Nó có thể được sử dụng để</w:t>
      </w:r>
      <w:r w:rsidR="00ED0CAD">
        <w:rPr>
          <w:rFonts w:ascii="Times New Roman" w:hAnsi="Times New Roman" w:cs="Times New Roman"/>
          <w:sz w:val="26"/>
          <w:szCs w:val="26"/>
        </w:rPr>
        <w:t xml:space="preserve"> kết nối</w:t>
      </w:r>
      <w:r w:rsidR="0044494A">
        <w:rPr>
          <w:rFonts w:ascii="Times New Roman" w:hAnsi="Times New Roman" w:cs="Times New Roman"/>
          <w:sz w:val="26"/>
          <w:szCs w:val="26"/>
        </w:rPr>
        <w:t xml:space="preserve"> O</w:t>
      </w:r>
      <w:r>
        <w:rPr>
          <w:rFonts w:ascii="Times New Roman" w:hAnsi="Times New Roman" w:cs="Times New Roman"/>
          <w:sz w:val="26"/>
          <w:szCs w:val="26"/>
        </w:rPr>
        <w:t>penHAB với các hệ thống khác vì nó cho phép đọc trạng thái của các items, cũng như cho phép cập nhật trạng thái của items bằng cách gửi các lệnh tới items.</w:t>
      </w:r>
      <w:proofErr w:type="gramEnd"/>
      <w:r>
        <w:rPr>
          <w:rFonts w:ascii="Times New Roman" w:hAnsi="Times New Roman" w:cs="Times New Roman"/>
          <w:sz w:val="26"/>
          <w:szCs w:val="26"/>
        </w:rPr>
        <w:t xml:space="preserve"> </w:t>
      </w:r>
    </w:p>
    <w:p w14:paraId="33A962C7" w14:textId="77777777" w:rsidR="00C24370" w:rsidRDefault="00C24370" w:rsidP="005C664D">
      <w:pPr>
        <w:jc w:val="both"/>
        <w:rPr>
          <w:rFonts w:ascii="Times New Roman" w:hAnsi="Times New Roman" w:cs="Times New Roman"/>
          <w:sz w:val="26"/>
          <w:szCs w:val="26"/>
        </w:rPr>
      </w:pPr>
    </w:p>
    <w:p w14:paraId="043F49A8" w14:textId="77777777" w:rsidR="00C24370" w:rsidRDefault="00C24370" w:rsidP="005C664D">
      <w:pPr>
        <w:jc w:val="both"/>
        <w:rPr>
          <w:rFonts w:ascii="Times New Roman" w:hAnsi="Times New Roman" w:cs="Times New Roman"/>
          <w:sz w:val="26"/>
          <w:szCs w:val="26"/>
        </w:rPr>
      </w:pPr>
      <w:proofErr w:type="gramStart"/>
      <w:r>
        <w:rPr>
          <w:rFonts w:ascii="Times New Roman" w:hAnsi="Times New Roman" w:cs="Times New Roman"/>
          <w:sz w:val="26"/>
          <w:szCs w:val="26"/>
        </w:rPr>
        <w:t>REST API của openHAB rất nhanh, vì vậy nó có thể sử dụng cho các thành phần tương tác thời gian thực với openHAB, đặc biệt là từ giao diện của bên thứ 3.</w:t>
      </w:r>
      <w:proofErr w:type="gramEnd"/>
    </w:p>
    <w:p w14:paraId="0AF971F3" w14:textId="77777777" w:rsidR="00C24370" w:rsidRDefault="00C24370" w:rsidP="005C664D">
      <w:pPr>
        <w:jc w:val="both"/>
        <w:rPr>
          <w:rFonts w:ascii="Times New Roman" w:hAnsi="Times New Roman" w:cs="Times New Roman"/>
          <w:sz w:val="26"/>
          <w:szCs w:val="26"/>
        </w:rPr>
      </w:pPr>
    </w:p>
    <w:p w14:paraId="1E95286F" w14:textId="77777777" w:rsidR="00C24370" w:rsidRPr="00B02D67" w:rsidRDefault="00C24370" w:rsidP="00B02D67">
      <w:pPr>
        <w:pStyle w:val="Style1"/>
      </w:pPr>
      <w:r w:rsidRPr="00B02D67">
        <w:t>Trong REST API của openHAB cung cấp 3 giao diện chính để tương tác:</w:t>
      </w:r>
    </w:p>
    <w:p w14:paraId="5B3CE3CB" w14:textId="77777777" w:rsidR="00C24370" w:rsidRPr="00B02D67" w:rsidRDefault="00C24370" w:rsidP="00B02D67">
      <w:pPr>
        <w:pStyle w:val="Style1"/>
      </w:pPr>
      <w:r w:rsidRPr="00B02D67">
        <w:t>Send Command: gửi một lệnh để thực hiện một số hành động (bật/tắt đèn).</w:t>
      </w:r>
    </w:p>
    <w:p w14:paraId="49FBC8CC" w14:textId="77777777" w:rsidR="00C24370" w:rsidRPr="00B02D67" w:rsidRDefault="00C24370" w:rsidP="00B02D67">
      <w:pPr>
        <w:pStyle w:val="Style1"/>
      </w:pPr>
      <w:r w:rsidRPr="00B02D67">
        <w:t xml:space="preserve">Send Status: chỉ ra trạng thái của một </w:t>
      </w:r>
      <w:proofErr w:type="gramStart"/>
      <w:r w:rsidRPr="00B02D67">
        <w:t>số  item</w:t>
      </w:r>
      <w:proofErr w:type="gramEnd"/>
      <w:r w:rsidRPr="00B02D67">
        <w:t xml:space="preserve"> đã thay đổi.</w:t>
      </w:r>
    </w:p>
    <w:p w14:paraId="5B532315" w14:textId="77777777" w:rsidR="00C24370" w:rsidRPr="00B02D67" w:rsidRDefault="00C24370" w:rsidP="00B02D67">
      <w:pPr>
        <w:pStyle w:val="Style1"/>
      </w:pPr>
      <w:r w:rsidRPr="00B02D67">
        <w:t>Get Status: lấy về trạng thái hiện tại của một item.</w:t>
      </w:r>
    </w:p>
    <w:p w14:paraId="1F75C8D4" w14:textId="77777777" w:rsidR="00C24370" w:rsidRDefault="00C24370" w:rsidP="005C664D">
      <w:pPr>
        <w:jc w:val="both"/>
        <w:rPr>
          <w:rFonts w:ascii="Times New Roman" w:hAnsi="Times New Roman" w:cs="Times New Roman"/>
          <w:sz w:val="26"/>
          <w:szCs w:val="26"/>
        </w:rPr>
      </w:pPr>
    </w:p>
    <w:p w14:paraId="04A62B96" w14:textId="77777777" w:rsidR="00C24370" w:rsidRDefault="00C24370" w:rsidP="005C664D">
      <w:pPr>
        <w:jc w:val="both"/>
        <w:rPr>
          <w:rFonts w:ascii="Times New Roman" w:hAnsi="Times New Roman" w:cs="Times New Roman"/>
          <w:sz w:val="26"/>
          <w:szCs w:val="26"/>
        </w:rPr>
      </w:pPr>
      <w:r>
        <w:rPr>
          <w:rFonts w:ascii="Times New Roman" w:hAnsi="Times New Roman" w:cs="Times New Roman"/>
          <w:sz w:val="26"/>
          <w:szCs w:val="26"/>
        </w:rPr>
        <w:t>Ví dụ:</w:t>
      </w:r>
    </w:p>
    <w:p w14:paraId="75E2C04D" w14:textId="77777777" w:rsidR="00E92C94" w:rsidRPr="00E92C94" w:rsidRDefault="00C24370" w:rsidP="005C664D">
      <w:pPr>
        <w:pStyle w:val="ListParagraph"/>
        <w:numPr>
          <w:ilvl w:val="0"/>
          <w:numId w:val="4"/>
        </w:numPr>
        <w:jc w:val="both"/>
        <w:rPr>
          <w:b/>
          <w:bCs/>
          <w:i/>
          <w:iCs/>
          <w:color w:val="4F81BD" w:themeColor="accent1"/>
        </w:rPr>
      </w:pPr>
      <w:r w:rsidRPr="00AB05B3">
        <w:rPr>
          <w:rFonts w:ascii="Times New Roman" w:hAnsi="Times New Roman" w:cs="Times New Roman"/>
          <w:sz w:val="26"/>
          <w:szCs w:val="26"/>
        </w:rPr>
        <w:t>Truy vấn trạng thái của tất cả sensor được thiết lập trong OpenHAB</w:t>
      </w:r>
      <w:r w:rsidRPr="00AB05B3">
        <w:rPr>
          <w:rFonts w:ascii="Times New Roman" w:hAnsi="Times New Roman" w:cs="Times New Roman"/>
          <w:sz w:val="26"/>
          <w:szCs w:val="26"/>
        </w:rPr>
        <w:br/>
        <w:t>+ Vào đường link sau bằng trình duyệ</w:t>
      </w:r>
      <w:r w:rsidR="00E92C94">
        <w:rPr>
          <w:rFonts w:ascii="Times New Roman" w:hAnsi="Times New Roman" w:cs="Times New Roman"/>
          <w:sz w:val="26"/>
          <w:szCs w:val="26"/>
        </w:rPr>
        <w:t>t:</w:t>
      </w:r>
    </w:p>
    <w:p w14:paraId="16F84DA0" w14:textId="77777777" w:rsidR="00C24370" w:rsidRDefault="00C24370" w:rsidP="00E92C94">
      <w:pPr>
        <w:pStyle w:val="ListParagraph"/>
        <w:numPr>
          <w:ilvl w:val="1"/>
          <w:numId w:val="4"/>
        </w:numPr>
        <w:jc w:val="both"/>
        <w:rPr>
          <w:rStyle w:val="IntenseQuoteChar"/>
        </w:rPr>
      </w:pPr>
      <w:r w:rsidRPr="00AB05B3">
        <w:rPr>
          <w:rStyle w:val="IntenseQuoteChar"/>
        </w:rPr>
        <w:t xml:space="preserve"> </w:t>
      </w:r>
      <w:hyperlink w:history="1">
        <w:r w:rsidRPr="00AB05B3">
          <w:rPr>
            <w:rStyle w:val="Hyperlink"/>
          </w:rPr>
          <w:t>http://{host}:{port}/rest/states</w:t>
        </w:r>
      </w:hyperlink>
    </w:p>
    <w:p w14:paraId="4EC6AC25" w14:textId="77777777" w:rsidR="00C24370" w:rsidRDefault="00C24370" w:rsidP="005C664D">
      <w:pPr>
        <w:jc w:val="both"/>
        <w:rPr>
          <w:rStyle w:val="IntenseQuoteChar"/>
        </w:rPr>
      </w:pPr>
    </w:p>
    <w:p w14:paraId="12A1747F" w14:textId="77777777" w:rsidR="00A63318" w:rsidRDefault="00A63318">
      <w:pPr>
        <w:rPr>
          <w:rStyle w:val="IntenseQuoteChar"/>
          <w:rFonts w:ascii="Times New Roman" w:hAnsi="Times New Roman" w:cs="Times New Roman"/>
          <w:b w:val="0"/>
          <w:i w:val="0"/>
          <w:color w:val="000000" w:themeColor="text1"/>
          <w:sz w:val="26"/>
          <w:szCs w:val="26"/>
        </w:rPr>
      </w:pPr>
      <w:r>
        <w:rPr>
          <w:rStyle w:val="IntenseQuoteChar"/>
          <w:rFonts w:cs="Times New Roman"/>
          <w:b w:val="0"/>
          <w:i w:val="0"/>
          <w:color w:val="000000" w:themeColor="text1"/>
          <w:sz w:val="26"/>
          <w:szCs w:val="26"/>
        </w:rPr>
        <w:br w:type="page"/>
      </w:r>
    </w:p>
    <w:p w14:paraId="36C6EA0C" w14:textId="1DF31CB8" w:rsidR="00C24370" w:rsidRPr="00AB05B3" w:rsidRDefault="00C24370" w:rsidP="005C664D">
      <w:pPr>
        <w:pStyle w:val="Style1"/>
        <w:jc w:val="both"/>
        <w:rPr>
          <w:rStyle w:val="IntenseQuoteChar"/>
          <w:rFonts w:cs="Times New Roman"/>
          <w:b w:val="0"/>
          <w:i w:val="0"/>
          <w:color w:val="000000" w:themeColor="text1"/>
          <w:sz w:val="26"/>
          <w:szCs w:val="26"/>
        </w:rPr>
      </w:pPr>
      <w:r>
        <w:rPr>
          <w:rStyle w:val="IntenseQuoteChar"/>
          <w:rFonts w:cs="Times New Roman"/>
          <w:b w:val="0"/>
          <w:i w:val="0"/>
          <w:color w:val="000000" w:themeColor="text1"/>
          <w:sz w:val="26"/>
          <w:szCs w:val="26"/>
        </w:rPr>
        <w:lastRenderedPageBreak/>
        <w:t>Dữ liệu sẽ được trả về ở dạng xml như hình dưới:</w:t>
      </w:r>
    </w:p>
    <w:p w14:paraId="080DA9B3" w14:textId="77777777" w:rsidR="00C24370" w:rsidRDefault="00C24370" w:rsidP="00DC743A">
      <w:pPr>
        <w:keepNext/>
        <w:jc w:val="center"/>
      </w:pPr>
      <w:r>
        <w:rPr>
          <w:rFonts w:ascii="Times New Roman" w:hAnsi="Times New Roman" w:cs="Times New Roman"/>
          <w:noProof/>
          <w:sz w:val="26"/>
          <w:szCs w:val="26"/>
          <w:lang w:eastAsia="en-US" w:bidi="ar-SA"/>
        </w:rPr>
        <w:drawing>
          <wp:inline distT="0" distB="0" distL="0" distR="0" wp14:anchorId="180BAA94" wp14:editId="129BAAAA">
            <wp:extent cx="4394579" cy="43339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hab_states.png"/>
                    <pic:cNvPicPr/>
                  </pic:nvPicPr>
                  <pic:blipFill>
                    <a:blip r:embed="rId15">
                      <a:extLst>
                        <a:ext uri="{28A0092B-C50C-407E-A947-70E740481C1C}">
                          <a14:useLocalDpi xmlns:a14="http://schemas.microsoft.com/office/drawing/2010/main" val="0"/>
                        </a:ext>
                      </a:extLst>
                    </a:blip>
                    <a:stretch>
                      <a:fillRect/>
                    </a:stretch>
                  </pic:blipFill>
                  <pic:spPr>
                    <a:xfrm>
                      <a:off x="0" y="0"/>
                      <a:ext cx="4394579" cy="4333944"/>
                    </a:xfrm>
                    <a:prstGeom prst="rect">
                      <a:avLst/>
                    </a:prstGeom>
                  </pic:spPr>
                </pic:pic>
              </a:graphicData>
            </a:graphic>
          </wp:inline>
        </w:drawing>
      </w:r>
    </w:p>
    <w:p w14:paraId="0F33FB9E" w14:textId="26CA0759" w:rsidR="00C24370" w:rsidRDefault="00D96386" w:rsidP="00DC743A">
      <w:pPr>
        <w:pStyle w:val="Caption"/>
        <w:jc w:val="center"/>
        <w:rPr>
          <w:rFonts w:ascii="Times New Roman" w:hAnsi="Times New Roman" w:cs="Times New Roman"/>
          <w:sz w:val="26"/>
          <w:szCs w:val="26"/>
        </w:rPr>
      </w:pPr>
      <w:bookmarkStart w:id="40" w:name="_Toc469902777"/>
      <w:bookmarkStart w:id="41" w:name="_Toc470105960"/>
      <w:bookmarkStart w:id="42" w:name="_Toc470201109"/>
      <w:proofErr w:type="gramStart"/>
      <w:r>
        <w:t>Hình</w:t>
      </w:r>
      <w:r w:rsidR="00C24370">
        <w:t xml:space="preserve"> </w:t>
      </w:r>
      <w:fldSimple w:instr=" SEQ Figure \* ARABIC ">
        <w:r w:rsidR="00F045F1">
          <w:rPr>
            <w:noProof/>
          </w:rPr>
          <w:t>4</w:t>
        </w:r>
      </w:fldSimple>
      <w:r w:rsidR="00C24370">
        <w:t>.</w:t>
      </w:r>
      <w:proofErr w:type="gramEnd"/>
      <w:r w:rsidR="00C24370">
        <w:t xml:space="preserve"> Trạng thái các item của OpenHAB</w:t>
      </w:r>
      <w:bookmarkEnd w:id="40"/>
      <w:bookmarkEnd w:id="41"/>
      <w:bookmarkEnd w:id="42"/>
    </w:p>
    <w:p w14:paraId="584889BB" w14:textId="77777777" w:rsidR="00C24370" w:rsidRDefault="00C24370" w:rsidP="005C664D">
      <w:pPr>
        <w:jc w:val="both"/>
        <w:rPr>
          <w:rFonts w:ascii="Times New Roman" w:hAnsi="Times New Roman" w:cs="Times New Roman"/>
          <w:sz w:val="26"/>
          <w:szCs w:val="26"/>
        </w:rPr>
      </w:pPr>
    </w:p>
    <w:p w14:paraId="71D8A0A6" w14:textId="77777777" w:rsidR="00C24370" w:rsidRPr="00AB05B3" w:rsidRDefault="00C24370" w:rsidP="005C664D">
      <w:pPr>
        <w:pStyle w:val="ListParagraph"/>
        <w:numPr>
          <w:ilvl w:val="0"/>
          <w:numId w:val="4"/>
        </w:numPr>
        <w:jc w:val="both"/>
        <w:rPr>
          <w:rFonts w:ascii="Times New Roman" w:hAnsi="Times New Roman" w:cs="Times New Roman"/>
          <w:sz w:val="26"/>
          <w:szCs w:val="26"/>
        </w:rPr>
      </w:pPr>
      <w:r w:rsidRPr="00AB05B3">
        <w:rPr>
          <w:rFonts w:ascii="Times New Roman" w:hAnsi="Times New Roman" w:cs="Times New Roman"/>
          <w:sz w:val="26"/>
          <w:szCs w:val="26"/>
        </w:rPr>
        <w:t>Lấy trạng thái của 1 item chỉ định:</w:t>
      </w:r>
    </w:p>
    <w:p w14:paraId="1E97F8B8" w14:textId="77777777" w:rsidR="00C24370" w:rsidRDefault="00C24370" w:rsidP="005C664D">
      <w:pPr>
        <w:ind w:firstLine="709"/>
        <w:jc w:val="both"/>
        <w:rPr>
          <w:rFonts w:ascii="Times New Roman" w:hAnsi="Times New Roman" w:cs="Times New Roman"/>
          <w:sz w:val="26"/>
          <w:szCs w:val="26"/>
        </w:rPr>
      </w:pPr>
      <w:r>
        <w:rPr>
          <w:rFonts w:ascii="Times New Roman" w:hAnsi="Times New Roman" w:cs="Times New Roman"/>
          <w:sz w:val="26"/>
          <w:szCs w:val="26"/>
        </w:rPr>
        <w:t>(</w:t>
      </w:r>
      <w:proofErr w:type="gramStart"/>
      <w:r>
        <w:rPr>
          <w:rFonts w:ascii="Times New Roman" w:hAnsi="Times New Roman" w:cs="Times New Roman"/>
          <w:sz w:val="26"/>
          <w:szCs w:val="26"/>
        </w:rPr>
        <w:t>ở</w:t>
      </w:r>
      <w:proofErr w:type="gramEnd"/>
      <w:r>
        <w:rPr>
          <w:rFonts w:ascii="Times New Roman" w:hAnsi="Times New Roman" w:cs="Times New Roman"/>
          <w:sz w:val="26"/>
          <w:szCs w:val="26"/>
        </w:rPr>
        <w:t xml:space="preserve"> đây là item Date)</w:t>
      </w:r>
    </w:p>
    <w:p w14:paraId="472D5A6C" w14:textId="77777777" w:rsidR="00C24370" w:rsidRDefault="00C24370" w:rsidP="00DC743A">
      <w:pPr>
        <w:keepNext/>
        <w:jc w:val="center"/>
      </w:pPr>
      <w:r>
        <w:rPr>
          <w:rFonts w:ascii="Times New Roman" w:hAnsi="Times New Roman" w:cs="Times New Roman"/>
          <w:noProof/>
          <w:sz w:val="26"/>
          <w:szCs w:val="26"/>
          <w:lang w:eastAsia="en-US" w:bidi="ar-SA"/>
        </w:rPr>
        <w:drawing>
          <wp:inline distT="0" distB="0" distL="0" distR="0" wp14:anchorId="78EEE664" wp14:editId="000971BC">
            <wp:extent cx="4191000" cy="2143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hab_date.png"/>
                    <pic:cNvPicPr/>
                  </pic:nvPicPr>
                  <pic:blipFill>
                    <a:blip r:embed="rId16">
                      <a:extLst>
                        <a:ext uri="{28A0092B-C50C-407E-A947-70E740481C1C}">
                          <a14:useLocalDpi xmlns:a14="http://schemas.microsoft.com/office/drawing/2010/main" val="0"/>
                        </a:ext>
                      </a:extLst>
                    </a:blip>
                    <a:stretch>
                      <a:fillRect/>
                    </a:stretch>
                  </pic:blipFill>
                  <pic:spPr>
                    <a:xfrm>
                      <a:off x="0" y="0"/>
                      <a:ext cx="4191000" cy="2143125"/>
                    </a:xfrm>
                    <a:prstGeom prst="rect">
                      <a:avLst/>
                    </a:prstGeom>
                  </pic:spPr>
                </pic:pic>
              </a:graphicData>
            </a:graphic>
          </wp:inline>
        </w:drawing>
      </w:r>
    </w:p>
    <w:p w14:paraId="31F2C830" w14:textId="63AC9A31" w:rsidR="00C24370" w:rsidRDefault="00D96386" w:rsidP="00DC743A">
      <w:pPr>
        <w:pStyle w:val="Caption"/>
        <w:jc w:val="center"/>
        <w:rPr>
          <w:rFonts w:ascii="Times New Roman" w:hAnsi="Times New Roman" w:cs="Times New Roman"/>
          <w:sz w:val="26"/>
          <w:szCs w:val="26"/>
        </w:rPr>
      </w:pPr>
      <w:bookmarkStart w:id="43" w:name="_Toc469902778"/>
      <w:bookmarkStart w:id="44" w:name="_Toc470105961"/>
      <w:bookmarkStart w:id="45" w:name="_Toc470201110"/>
      <w:proofErr w:type="gramStart"/>
      <w:r>
        <w:t>Hình</w:t>
      </w:r>
      <w:r w:rsidR="00C24370">
        <w:t xml:space="preserve"> </w:t>
      </w:r>
      <w:fldSimple w:instr=" SEQ Figure \* ARABIC ">
        <w:r w:rsidR="00F045F1">
          <w:rPr>
            <w:noProof/>
          </w:rPr>
          <w:t>5</w:t>
        </w:r>
      </w:fldSimple>
      <w:r w:rsidR="00C24370">
        <w:t>.</w:t>
      </w:r>
      <w:proofErr w:type="gramEnd"/>
      <w:r w:rsidR="00C24370">
        <w:t xml:space="preserve"> Trạng thái của 1 item chỉ định</w:t>
      </w:r>
      <w:bookmarkEnd w:id="43"/>
      <w:bookmarkEnd w:id="44"/>
      <w:bookmarkEnd w:id="45"/>
    </w:p>
    <w:p w14:paraId="49F6A2F1" w14:textId="77777777" w:rsidR="00C24370" w:rsidRDefault="00C24370" w:rsidP="005C664D">
      <w:pPr>
        <w:jc w:val="both"/>
        <w:rPr>
          <w:rFonts w:ascii="Times New Roman" w:hAnsi="Times New Roman" w:cs="Times New Roman"/>
          <w:sz w:val="26"/>
          <w:szCs w:val="26"/>
        </w:rPr>
      </w:pPr>
    </w:p>
    <w:p w14:paraId="15D5D8A9" w14:textId="77777777" w:rsidR="00C24370" w:rsidRDefault="00C24370" w:rsidP="005C664D">
      <w:pPr>
        <w:pStyle w:val="Style1"/>
        <w:numPr>
          <w:ilvl w:val="0"/>
          <w:numId w:val="4"/>
        </w:numPr>
        <w:jc w:val="both"/>
      </w:pPr>
      <w:r>
        <w:t>Ngoài ra, việc cài đặt và cập nhật trạng thái cho sensor được thực hiện thông qua phương thức POST và PUT</w:t>
      </w:r>
    </w:p>
    <w:p w14:paraId="47E58E75" w14:textId="77777777" w:rsidR="00C24370" w:rsidRPr="001B3804" w:rsidRDefault="00C24370" w:rsidP="005C664D">
      <w:pPr>
        <w:pStyle w:val="Style1"/>
        <w:numPr>
          <w:ilvl w:val="1"/>
          <w:numId w:val="4"/>
        </w:numPr>
        <w:jc w:val="both"/>
        <w:rPr>
          <w:rFonts w:ascii="Courier New" w:hAnsi="Courier New" w:cs="Courier New"/>
          <w:sz w:val="20"/>
          <w:szCs w:val="20"/>
        </w:rPr>
      </w:pPr>
      <w:r w:rsidRPr="001B3804">
        <w:rPr>
          <w:rFonts w:ascii="Courier New" w:hAnsi="Courier New" w:cs="Courier New"/>
          <w:sz w:val="20"/>
          <w:szCs w:val="20"/>
        </w:rPr>
        <w:t xml:space="preserve">curl --header "Content-Type: text/plain" --request PUT --data "OFF" </w:t>
      </w:r>
      <w:hyperlink r:id="rId17" w:history="1">
        <w:r w:rsidRPr="001B3804">
          <w:rPr>
            <w:rStyle w:val="Hyperlink"/>
            <w:rFonts w:ascii="Courier New" w:hAnsi="Courier New" w:cs="Courier New"/>
            <w:sz w:val="20"/>
            <w:szCs w:val="20"/>
          </w:rPr>
          <w:t>http://192.168.100.21:8080/rest/items/MyLight/state</w:t>
        </w:r>
      </w:hyperlink>
    </w:p>
    <w:p w14:paraId="4C96E7C9" w14:textId="77777777" w:rsidR="00C24370" w:rsidRDefault="00C24370" w:rsidP="005C664D">
      <w:pPr>
        <w:pStyle w:val="Style1"/>
        <w:numPr>
          <w:ilvl w:val="1"/>
          <w:numId w:val="4"/>
        </w:numPr>
        <w:jc w:val="both"/>
        <w:rPr>
          <w:rFonts w:ascii="Courier New" w:hAnsi="Courier New" w:cs="Courier New"/>
          <w:sz w:val="20"/>
          <w:szCs w:val="20"/>
        </w:rPr>
      </w:pPr>
      <w:r w:rsidRPr="001B3804">
        <w:rPr>
          <w:rFonts w:ascii="Courier New" w:hAnsi="Courier New" w:cs="Courier New"/>
          <w:sz w:val="20"/>
          <w:szCs w:val="20"/>
        </w:rPr>
        <w:t>curl --header "Content-Type: text/plain" --request POST --</w:t>
      </w:r>
      <w:r w:rsidRPr="001B3804">
        <w:rPr>
          <w:rFonts w:ascii="Courier New" w:hAnsi="Courier New" w:cs="Courier New"/>
          <w:sz w:val="20"/>
          <w:szCs w:val="20"/>
        </w:rPr>
        <w:lastRenderedPageBreak/>
        <w:t xml:space="preserve">data "ON" </w:t>
      </w:r>
      <w:hyperlink r:id="rId18" w:history="1">
        <w:r w:rsidRPr="00CE0999">
          <w:rPr>
            <w:rStyle w:val="Hyperlink"/>
            <w:rFonts w:ascii="Courier New" w:hAnsi="Courier New" w:cs="Courier New"/>
            <w:sz w:val="20"/>
            <w:szCs w:val="20"/>
          </w:rPr>
          <w:t>http://192.168.100.21:8080/rest/items/MyLight</w:t>
        </w:r>
      </w:hyperlink>
    </w:p>
    <w:p w14:paraId="5446D638" w14:textId="77777777" w:rsidR="00C24370" w:rsidRPr="001B3804" w:rsidRDefault="00C24370" w:rsidP="005C664D">
      <w:pPr>
        <w:pStyle w:val="Style1"/>
        <w:jc w:val="both"/>
        <w:rPr>
          <w:rFonts w:ascii="Courier New" w:hAnsi="Courier New" w:cs="Courier New"/>
          <w:sz w:val="20"/>
          <w:szCs w:val="20"/>
        </w:rPr>
      </w:pPr>
    </w:p>
    <w:p w14:paraId="3C951822" w14:textId="4636DB8C" w:rsidR="00C24370" w:rsidRDefault="00C24370" w:rsidP="005C664D">
      <w:pPr>
        <w:pStyle w:val="Heading3"/>
        <w:jc w:val="both"/>
      </w:pPr>
      <w:bookmarkStart w:id="46" w:name="_Toc470201052"/>
      <w:r>
        <w:t>3</w:t>
      </w:r>
      <w:r w:rsidRPr="003A17BD">
        <w:t>.2. Home-Assistant</w:t>
      </w:r>
      <w:r w:rsidR="00D97B47">
        <w:t xml:space="preserve"> </w:t>
      </w:r>
      <w:r w:rsidR="00D97B47" w:rsidRPr="00D97B47">
        <w:rPr>
          <w:vertAlign w:val="superscript"/>
        </w:rPr>
        <w:endnoteReference w:id="6"/>
      </w:r>
      <w:bookmarkEnd w:id="46"/>
    </w:p>
    <w:p w14:paraId="3ECB9882" w14:textId="3151D86D" w:rsidR="00C24370" w:rsidRPr="000A0853" w:rsidRDefault="00C24370" w:rsidP="005C664D">
      <w:pPr>
        <w:pStyle w:val="Heading4"/>
        <w:jc w:val="both"/>
      </w:pPr>
      <w:proofErr w:type="gramStart"/>
      <w:r>
        <w:t>a</w:t>
      </w:r>
      <w:proofErr w:type="gramEnd"/>
      <w:r>
        <w:t>, Giới thiệu về Home-Assitant</w:t>
      </w:r>
    </w:p>
    <w:p w14:paraId="23A689FF" w14:textId="293DAA8E" w:rsidR="00C24370" w:rsidRDefault="00C24370" w:rsidP="005C664D">
      <w:pPr>
        <w:pStyle w:val="Style1"/>
        <w:jc w:val="both"/>
      </w:pPr>
      <w:proofErr w:type="gramStart"/>
      <w:r>
        <w:t>Home-Assistant là một nền tảng nhà thông minh chạy trên nền Python 3.</w:t>
      </w:r>
      <w:proofErr w:type="gramEnd"/>
      <w:r>
        <w:t xml:space="preserve"> Mục tiêu của Home-Assistant là có thể </w:t>
      </w:r>
      <w:proofErr w:type="gramStart"/>
      <w:r>
        <w:t>theo</w:t>
      </w:r>
      <w:proofErr w:type="gramEnd"/>
      <w:r>
        <w:t xml:space="preserve"> dõi và kiểm soát tất cả các thiết bị ở trong nhà và cung cấp cho người dùng một nền tảng điều khiển tự động.</w:t>
      </w:r>
    </w:p>
    <w:p w14:paraId="4708BC26" w14:textId="77777777" w:rsidR="00C24370" w:rsidRDefault="00C24370" w:rsidP="005C664D">
      <w:pPr>
        <w:pStyle w:val="Style1"/>
        <w:jc w:val="both"/>
      </w:pPr>
      <w:proofErr w:type="gramStart"/>
      <w:r>
        <w:t>Home-Assistant quan niệm rằng hệ thống nhà thông minh thì nên chạy tại nhà, chứ không phải chạy trong đám mây.</w:t>
      </w:r>
      <w:proofErr w:type="gramEnd"/>
      <w:r>
        <w:t xml:space="preserve"> Chính vì lí do đó, Home-Assitant hỗ trợ rất nhiều các thiết bị IoT (484 các loại thiết bị và nền tảng) đảm bảo việc triển khai hệ thống nhà thông minh diễn ra một cách dễ dàng nhất. </w:t>
      </w:r>
      <w:proofErr w:type="gramStart"/>
      <w:r>
        <w:t>Mỗi thiết bị được kết nối tới Home-Assistant gọi là một component.</w:t>
      </w:r>
      <w:proofErr w:type="gramEnd"/>
      <w:r>
        <w:t xml:space="preserve"> Mỗi component sẽ được config </w:t>
      </w:r>
      <w:proofErr w:type="gramStart"/>
      <w:r>
        <w:t>theo</w:t>
      </w:r>
      <w:proofErr w:type="gramEnd"/>
      <w:r>
        <w:t xml:space="preserve"> một cách chuyên biệt trong file config.</w:t>
      </w:r>
    </w:p>
    <w:p w14:paraId="3526E6B5" w14:textId="77777777" w:rsidR="00C24370" w:rsidRDefault="00C24370" w:rsidP="005C664D">
      <w:pPr>
        <w:pStyle w:val="Heading4"/>
        <w:jc w:val="both"/>
      </w:pPr>
      <w:proofErr w:type="gramStart"/>
      <w:r>
        <w:t>b</w:t>
      </w:r>
      <w:proofErr w:type="gramEnd"/>
      <w:r>
        <w:t>, Các tính năng của Home-Assistant</w:t>
      </w:r>
    </w:p>
    <w:p w14:paraId="306D6C9F" w14:textId="77777777" w:rsidR="00C24370" w:rsidRDefault="00C24370" w:rsidP="005C664D">
      <w:pPr>
        <w:pStyle w:val="Style1"/>
        <w:numPr>
          <w:ilvl w:val="0"/>
          <w:numId w:val="5"/>
        </w:numPr>
        <w:jc w:val="both"/>
      </w:pPr>
      <w:r>
        <w:t xml:space="preserve">Cho phép chạy trên các môi trường có cài đặt Python 3.5 trở lên </w:t>
      </w:r>
      <w:proofErr w:type="gramStart"/>
      <w:r>
        <w:t>( Window</w:t>
      </w:r>
      <w:proofErr w:type="gramEnd"/>
      <w:r>
        <w:t>, Mac, Linux).</w:t>
      </w:r>
    </w:p>
    <w:p w14:paraId="70ECD272" w14:textId="77777777" w:rsidR="00C24370" w:rsidRDefault="00C24370" w:rsidP="005C664D">
      <w:pPr>
        <w:pStyle w:val="Style1"/>
        <w:numPr>
          <w:ilvl w:val="0"/>
          <w:numId w:val="5"/>
        </w:numPr>
        <w:jc w:val="both"/>
      </w:pPr>
      <w:r>
        <w:t>Hỗ trợ tích hợp gần 500 các loại thiết bị và giao thức.</w:t>
      </w:r>
    </w:p>
    <w:p w14:paraId="48525294" w14:textId="77777777" w:rsidR="00C24370" w:rsidRDefault="00C24370" w:rsidP="005C664D">
      <w:pPr>
        <w:pStyle w:val="Style1"/>
        <w:numPr>
          <w:ilvl w:val="0"/>
          <w:numId w:val="5"/>
        </w:numPr>
        <w:jc w:val="both"/>
      </w:pPr>
      <w:r>
        <w:t>Giao diện thân thiện với người dùng (có bản web và mobile).</w:t>
      </w:r>
    </w:p>
    <w:p w14:paraId="1936D8A7" w14:textId="77777777" w:rsidR="00C24370" w:rsidRDefault="00C24370" w:rsidP="005C664D">
      <w:pPr>
        <w:pStyle w:val="Style1"/>
        <w:numPr>
          <w:ilvl w:val="0"/>
          <w:numId w:val="5"/>
        </w:numPr>
        <w:jc w:val="both"/>
      </w:pPr>
      <w:r>
        <w:t>Hỗ trợ tính năng push notification.</w:t>
      </w:r>
    </w:p>
    <w:p w14:paraId="68222CD2" w14:textId="77777777" w:rsidR="00C24370" w:rsidRDefault="00C24370" w:rsidP="005C664D">
      <w:pPr>
        <w:pStyle w:val="Style1"/>
        <w:numPr>
          <w:ilvl w:val="0"/>
          <w:numId w:val="5"/>
        </w:numPr>
        <w:jc w:val="both"/>
      </w:pPr>
      <w:r>
        <w:t>Cho phép đặt ra các luật tự động trong nhà thông minh.</w:t>
      </w:r>
    </w:p>
    <w:p w14:paraId="021E704D" w14:textId="77777777" w:rsidR="00C24370" w:rsidRDefault="00C24370" w:rsidP="005C664D">
      <w:pPr>
        <w:pStyle w:val="Style1"/>
        <w:numPr>
          <w:ilvl w:val="0"/>
          <w:numId w:val="5"/>
        </w:numPr>
        <w:jc w:val="both"/>
      </w:pPr>
      <w:r>
        <w:t>Hỗ trợ REST API và có thể giao tiếp qua MQTT để có thể dễ dàng giao tiếp với các phần mềm bên thứ 3</w:t>
      </w:r>
    </w:p>
    <w:p w14:paraId="64C6DEB0" w14:textId="77777777" w:rsidR="00C24370" w:rsidRDefault="00C24370" w:rsidP="00DC743A">
      <w:pPr>
        <w:pStyle w:val="Style1"/>
        <w:keepNext/>
        <w:jc w:val="center"/>
      </w:pPr>
      <w:r>
        <w:rPr>
          <w:noProof/>
          <w:lang w:eastAsia="en-US" w:bidi="ar-SA"/>
        </w:rPr>
        <w:lastRenderedPageBreak/>
        <w:drawing>
          <wp:inline distT="0" distB="0" distL="0" distR="0" wp14:anchorId="055CDFE4" wp14:editId="5705CFD9">
            <wp:extent cx="3910085" cy="46129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_dashboard.png"/>
                    <pic:cNvPicPr/>
                  </pic:nvPicPr>
                  <pic:blipFill>
                    <a:blip r:embed="rId19">
                      <a:extLst>
                        <a:ext uri="{28A0092B-C50C-407E-A947-70E740481C1C}">
                          <a14:useLocalDpi xmlns:a14="http://schemas.microsoft.com/office/drawing/2010/main" val="0"/>
                        </a:ext>
                      </a:extLst>
                    </a:blip>
                    <a:stretch>
                      <a:fillRect/>
                    </a:stretch>
                  </pic:blipFill>
                  <pic:spPr>
                    <a:xfrm>
                      <a:off x="0" y="0"/>
                      <a:ext cx="3921232" cy="4626095"/>
                    </a:xfrm>
                    <a:prstGeom prst="rect">
                      <a:avLst/>
                    </a:prstGeom>
                  </pic:spPr>
                </pic:pic>
              </a:graphicData>
            </a:graphic>
          </wp:inline>
        </w:drawing>
      </w:r>
    </w:p>
    <w:p w14:paraId="3C59DFEE" w14:textId="4926B829" w:rsidR="00C24370" w:rsidRPr="00DC1C1B" w:rsidRDefault="00D96386" w:rsidP="00DC743A">
      <w:pPr>
        <w:pStyle w:val="Caption"/>
        <w:jc w:val="center"/>
      </w:pPr>
      <w:bookmarkStart w:id="47" w:name="_Toc469902779"/>
      <w:bookmarkStart w:id="48" w:name="_Toc470105962"/>
      <w:bookmarkStart w:id="49" w:name="_Toc470201111"/>
      <w:proofErr w:type="gramStart"/>
      <w:r>
        <w:t>Hình</w:t>
      </w:r>
      <w:r w:rsidR="00C24370">
        <w:t xml:space="preserve"> </w:t>
      </w:r>
      <w:fldSimple w:instr=" SEQ Figure \* ARABIC ">
        <w:r w:rsidR="00F045F1">
          <w:rPr>
            <w:noProof/>
          </w:rPr>
          <w:t>6</w:t>
        </w:r>
      </w:fldSimple>
      <w:r w:rsidR="00C24370">
        <w:t>.</w:t>
      </w:r>
      <w:proofErr w:type="gramEnd"/>
      <w:r w:rsidR="00C24370">
        <w:t xml:space="preserve"> Giao diện điều khiển của Home-Assistant</w:t>
      </w:r>
      <w:bookmarkEnd w:id="47"/>
      <w:bookmarkEnd w:id="48"/>
      <w:bookmarkEnd w:id="49"/>
    </w:p>
    <w:p w14:paraId="5EF07DB5" w14:textId="77777777" w:rsidR="00C24370" w:rsidRDefault="00C24370" w:rsidP="005C664D">
      <w:pPr>
        <w:pStyle w:val="Heading4"/>
        <w:jc w:val="both"/>
      </w:pPr>
      <w:proofErr w:type="gramStart"/>
      <w:r>
        <w:t>c</w:t>
      </w:r>
      <w:proofErr w:type="gramEnd"/>
      <w:r>
        <w:t>, Config trong Home-Assistant</w:t>
      </w:r>
    </w:p>
    <w:p w14:paraId="4B137733" w14:textId="77777777" w:rsidR="00657D91" w:rsidRPr="00657D91" w:rsidRDefault="00657D91" w:rsidP="00657D91"/>
    <w:p w14:paraId="44D0AF53" w14:textId="578947CD" w:rsidR="00C24370" w:rsidRDefault="00C24370" w:rsidP="005C664D">
      <w:pPr>
        <w:pStyle w:val="Style1"/>
        <w:jc w:val="both"/>
      </w:pPr>
      <w:proofErr w:type="gramStart"/>
      <w:r>
        <w:t xml:space="preserve">Trong Home-Assistant, hầu hết các </w:t>
      </w:r>
      <w:r w:rsidR="008F1F41">
        <w:t>cài đặt</w:t>
      </w:r>
      <w:r>
        <w:t xml:space="preserve"> đều được để ở trong file configuration.yaml.</w:t>
      </w:r>
      <w:proofErr w:type="gramEnd"/>
      <w:r>
        <w:t xml:space="preserve"> File này chưa toàn bộ các component sẽ được load lên và config riêng của các component này.</w:t>
      </w:r>
    </w:p>
    <w:p w14:paraId="14E2EE27" w14:textId="77777777" w:rsidR="00C24370" w:rsidRDefault="00C24370" w:rsidP="005C664D">
      <w:pPr>
        <w:pStyle w:val="Style1"/>
        <w:jc w:val="both"/>
      </w:pPr>
      <w:r>
        <w:t>Ví dụ, để cấu hình một Philp Hue Light vào trong Openhab thì chỉ cần thêm config</w:t>
      </w:r>
      <w:r>
        <w:br/>
      </w:r>
      <w:r>
        <w:rPr>
          <w:noProof/>
          <w:lang w:eastAsia="en-US" w:bidi="ar-SA"/>
        </w:rPr>
        <w:drawing>
          <wp:inline distT="0" distB="0" distL="0" distR="0" wp14:anchorId="15038ACD" wp14:editId="43F08901">
            <wp:extent cx="6030167" cy="12765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_philip_hue.PNG"/>
                    <pic:cNvPicPr/>
                  </pic:nvPicPr>
                  <pic:blipFill>
                    <a:blip r:embed="rId20">
                      <a:extLst>
                        <a:ext uri="{28A0092B-C50C-407E-A947-70E740481C1C}">
                          <a14:useLocalDpi xmlns:a14="http://schemas.microsoft.com/office/drawing/2010/main" val="0"/>
                        </a:ext>
                      </a:extLst>
                    </a:blip>
                    <a:stretch>
                      <a:fillRect/>
                    </a:stretch>
                  </pic:blipFill>
                  <pic:spPr>
                    <a:xfrm>
                      <a:off x="0" y="0"/>
                      <a:ext cx="6030167" cy="1276528"/>
                    </a:xfrm>
                    <a:prstGeom prst="rect">
                      <a:avLst/>
                    </a:prstGeom>
                  </pic:spPr>
                </pic:pic>
              </a:graphicData>
            </a:graphic>
          </wp:inline>
        </w:drawing>
      </w:r>
    </w:p>
    <w:p w14:paraId="60D71054" w14:textId="0AB2782B" w:rsidR="00C24370" w:rsidRDefault="00C24370" w:rsidP="005C664D">
      <w:pPr>
        <w:pStyle w:val="Style1"/>
        <w:jc w:val="both"/>
      </w:pPr>
      <w:r>
        <w:t xml:space="preserve">Nhưng để config một bóng đèn đi kèm trong bộ kit Z-wave thì cần phải </w:t>
      </w:r>
      <w:r w:rsidR="007C0833">
        <w:t xml:space="preserve">thực hiện qua tương đối nhiều bước như config Z-wave platform trước (cần </w:t>
      </w:r>
      <w:r w:rsidR="008209EE">
        <w:t>cài đặt</w:t>
      </w:r>
      <w:r w:rsidR="007C0833">
        <w:t xml:space="preserve"> </w:t>
      </w:r>
      <w:r w:rsidR="008209EE">
        <w:t>mạng</w:t>
      </w:r>
      <w:r w:rsidR="007C0833">
        <w:t>, cài đặt thêm driver</w:t>
      </w:r>
      <w:proofErr w:type="gramStart"/>
      <w:r w:rsidR="007C0833">
        <w:t>..)</w:t>
      </w:r>
      <w:proofErr w:type="gramEnd"/>
      <w:r w:rsidR="007C0833">
        <w:t xml:space="preserve"> sau đó mới config đến Z-wave light.</w:t>
      </w:r>
    </w:p>
    <w:p w14:paraId="359A4F44" w14:textId="77777777" w:rsidR="007C0833" w:rsidRDefault="007C0833" w:rsidP="005C664D">
      <w:pPr>
        <w:pStyle w:val="Style1"/>
        <w:jc w:val="both"/>
      </w:pPr>
    </w:p>
    <w:p w14:paraId="7BDFBAFE" w14:textId="77777777" w:rsidR="007C0833" w:rsidRDefault="007C0833" w:rsidP="005C664D">
      <w:pPr>
        <w:pStyle w:val="Heading4"/>
        <w:jc w:val="both"/>
      </w:pPr>
      <w:proofErr w:type="gramStart"/>
      <w:r>
        <w:t>d</w:t>
      </w:r>
      <w:proofErr w:type="gramEnd"/>
      <w:r>
        <w:t>, REST API của Home Assistant</w:t>
      </w:r>
    </w:p>
    <w:p w14:paraId="0A7664AB" w14:textId="77777777" w:rsidR="00103791" w:rsidRPr="00103791" w:rsidRDefault="00103791" w:rsidP="00103791"/>
    <w:p w14:paraId="51159390" w14:textId="77777777" w:rsidR="007C0833" w:rsidRDefault="007C0833" w:rsidP="00B02D67">
      <w:r>
        <w:t>Home-Assistant hỗ trợ REST API trả dữ liệu về dưới dạng JSON để người dùng có thể:</w:t>
      </w:r>
    </w:p>
    <w:p w14:paraId="43CAEDBA" w14:textId="77777777" w:rsidR="007C0833" w:rsidRDefault="007C0833" w:rsidP="00B02D67">
      <w:r>
        <w:t>- Kiểm tra xem API có chạy không.</w:t>
      </w:r>
    </w:p>
    <w:p w14:paraId="5B0EE06B" w14:textId="77777777" w:rsidR="007C0833" w:rsidRDefault="007C0833" w:rsidP="00B02D67">
      <w:r>
        <w:t>- Lấy các về config của các component.</w:t>
      </w:r>
    </w:p>
    <w:p w14:paraId="64C45FA1" w14:textId="77777777" w:rsidR="007C0833" w:rsidRDefault="007C0833" w:rsidP="00B02D67">
      <w:r>
        <w:lastRenderedPageBreak/>
        <w:t>- Truy vấn các hành động của người dùng.</w:t>
      </w:r>
    </w:p>
    <w:p w14:paraId="5C959FDE" w14:textId="77777777" w:rsidR="007C0833" w:rsidRDefault="007C0833" w:rsidP="00B02D67">
      <w:r>
        <w:t xml:space="preserve">- Lấy về trạng </w:t>
      </w:r>
      <w:proofErr w:type="gramStart"/>
      <w:r>
        <w:t>thái  của</w:t>
      </w:r>
      <w:proofErr w:type="gramEnd"/>
      <w:r>
        <w:t xml:space="preserve"> các đối tượng đang hoạt động.</w:t>
      </w:r>
    </w:p>
    <w:p w14:paraId="7322F591" w14:textId="77777777" w:rsidR="007C0833" w:rsidRDefault="007C0833" w:rsidP="00B02D67">
      <w:r>
        <w:t>- Lấy về trạng thía của một sensor đang hoạt động</w:t>
      </w:r>
    </w:p>
    <w:p w14:paraId="1F33A76D" w14:textId="77777777" w:rsidR="007C0833" w:rsidRDefault="007C0833" w:rsidP="00B02D67">
      <w:r>
        <w:t>- Truy cập lịch sử trạng thái của 1 component chỉ định.</w:t>
      </w:r>
    </w:p>
    <w:p w14:paraId="1BAABBDE" w14:textId="77777777" w:rsidR="007C0833" w:rsidRDefault="007C0833" w:rsidP="00B02D67">
      <w:r>
        <w:t>- Cập nhật hoặc cập nhật trạng thái của một component.</w:t>
      </w:r>
    </w:p>
    <w:p w14:paraId="7FF6011F" w14:textId="77777777" w:rsidR="007C0833" w:rsidRDefault="007C0833" w:rsidP="00B02D67"/>
    <w:p w14:paraId="1B95FB6C" w14:textId="77777777" w:rsidR="007C0833" w:rsidRDefault="007C0833" w:rsidP="00B02D67">
      <w:r>
        <w:t>Ví dụ về việc truy vấn dữ liệu trong Home-Assistant</w:t>
      </w:r>
    </w:p>
    <w:p w14:paraId="63DB2D22" w14:textId="77777777" w:rsidR="007C0833" w:rsidRDefault="007C0833" w:rsidP="00B02D67">
      <w:proofErr w:type="gramStart"/>
      <w:r>
        <w:t>Lấy về toàn bộ trạng thái của các component đang hoạt động.</w:t>
      </w:r>
      <w:proofErr w:type="gramEnd"/>
    </w:p>
    <w:p w14:paraId="6A5F5574" w14:textId="77777777" w:rsidR="00A558D8" w:rsidRDefault="00A558D8" w:rsidP="00B02D67">
      <w:proofErr w:type="gramStart"/>
      <w:r>
        <w:t>Lấy về trạng thái của một sensor chỉ định.</w:t>
      </w:r>
      <w:proofErr w:type="gramEnd"/>
    </w:p>
    <w:p w14:paraId="0144CC8B" w14:textId="77777777" w:rsidR="00103791" w:rsidRPr="007C0833" w:rsidRDefault="00103791" w:rsidP="00103791">
      <w:pPr>
        <w:jc w:val="both"/>
      </w:pPr>
    </w:p>
    <w:p w14:paraId="665E36C1" w14:textId="79954D57" w:rsidR="00C24370" w:rsidRPr="003A17BD" w:rsidRDefault="00C24370" w:rsidP="005C664D">
      <w:pPr>
        <w:pStyle w:val="Heading3"/>
        <w:jc w:val="both"/>
      </w:pPr>
      <w:bookmarkStart w:id="50" w:name="_Toc470201053"/>
      <w:r>
        <w:t>3</w:t>
      </w:r>
      <w:r w:rsidRPr="003A17BD">
        <w:t xml:space="preserve">.3. </w:t>
      </w:r>
      <w:r w:rsidR="00A558D8">
        <w:t xml:space="preserve">Eclipse </w:t>
      </w:r>
      <w:r w:rsidRPr="003A17BD">
        <w:t>Kura</w:t>
      </w:r>
      <w:r w:rsidR="00156D89" w:rsidRPr="00156D89">
        <w:rPr>
          <w:vertAlign w:val="superscript"/>
        </w:rPr>
        <w:endnoteReference w:id="7"/>
      </w:r>
      <w:bookmarkEnd w:id="50"/>
    </w:p>
    <w:p w14:paraId="47676E5E" w14:textId="53DCC714" w:rsidR="00C24370" w:rsidRPr="005A38CD" w:rsidRDefault="005A38CD" w:rsidP="005C664D">
      <w:pPr>
        <w:pStyle w:val="Heading4"/>
        <w:jc w:val="both"/>
        <w:rPr>
          <w:vertAlign w:val="superscript"/>
        </w:rPr>
      </w:pPr>
      <w:proofErr w:type="gramStart"/>
      <w:r>
        <w:t>a</w:t>
      </w:r>
      <w:proofErr w:type="gramEnd"/>
      <w:r w:rsidR="00A558D8">
        <w:t>, Giới thiệu về Kura</w:t>
      </w:r>
    </w:p>
    <w:p w14:paraId="5EE84358" w14:textId="4E522DB6" w:rsidR="009C54D8" w:rsidRDefault="00A558D8" w:rsidP="005C664D">
      <w:pPr>
        <w:pStyle w:val="BodyText"/>
        <w:jc w:val="both"/>
        <w:rPr>
          <w:rFonts w:ascii="Times New Roman" w:hAnsi="Times New Roman" w:cs="Times New Roman"/>
          <w:sz w:val="26"/>
          <w:szCs w:val="26"/>
        </w:rPr>
      </w:pPr>
      <w:r>
        <w:rPr>
          <w:rFonts w:ascii="Times New Roman" w:hAnsi="Times New Roman" w:cs="Times New Roman"/>
          <w:sz w:val="26"/>
          <w:szCs w:val="26"/>
        </w:rPr>
        <w:t xml:space="preserve">Eclipse Kura là một dự </w:t>
      </w:r>
      <w:proofErr w:type="gramStart"/>
      <w:r>
        <w:rPr>
          <w:rFonts w:ascii="Times New Roman" w:hAnsi="Times New Roman" w:cs="Times New Roman"/>
          <w:sz w:val="26"/>
          <w:szCs w:val="26"/>
        </w:rPr>
        <w:t>án</w:t>
      </w:r>
      <w:proofErr w:type="gramEnd"/>
      <w:r>
        <w:rPr>
          <w:rFonts w:ascii="Times New Roman" w:hAnsi="Times New Roman" w:cs="Times New Roman"/>
          <w:sz w:val="26"/>
          <w:szCs w:val="26"/>
        </w:rPr>
        <w:t xml:space="preserve"> Eclipse IoT cung cấp một nền tảng cho việc xây dựng các IoT Gateway. </w:t>
      </w:r>
      <w:proofErr w:type="gramStart"/>
      <w:r>
        <w:rPr>
          <w:rFonts w:ascii="Times New Roman" w:hAnsi="Times New Roman" w:cs="Times New Roman"/>
          <w:sz w:val="26"/>
          <w:szCs w:val="26"/>
        </w:rPr>
        <w:t>Nó là một tập hợp các ứng dụng thông minh cho phép quản lý các gateway từ xa và cung cấp một loạt các API để có thể hỗ trợ người dùng triển khai ứng dụng IoT của riêng họ</w:t>
      </w:r>
      <w:r w:rsidR="00F6338D">
        <w:rPr>
          <w:rFonts w:ascii="Times New Roman" w:hAnsi="Times New Roman" w:cs="Times New Roman"/>
          <w:sz w:val="26"/>
          <w:szCs w:val="26"/>
        </w:rPr>
        <w:t>.</w:t>
      </w:r>
      <w:proofErr w:type="gramEnd"/>
      <w:r w:rsidR="00F6338D">
        <w:rPr>
          <w:rFonts w:ascii="Times New Roman" w:hAnsi="Times New Roman" w:cs="Times New Roman"/>
          <w:sz w:val="26"/>
          <w:szCs w:val="26"/>
        </w:rPr>
        <w:t xml:space="preserve"> </w:t>
      </w:r>
    </w:p>
    <w:p w14:paraId="6601E756" w14:textId="0F6C79E9" w:rsidR="00981DAE" w:rsidRDefault="00A558D8" w:rsidP="005C664D">
      <w:pPr>
        <w:pStyle w:val="BodyText"/>
        <w:jc w:val="both"/>
        <w:rPr>
          <w:rFonts w:ascii="Times New Roman" w:hAnsi="Times New Roman" w:cs="Times New Roman"/>
          <w:sz w:val="26"/>
          <w:szCs w:val="26"/>
        </w:rPr>
      </w:pPr>
      <w:proofErr w:type="gramStart"/>
      <w:r>
        <w:rPr>
          <w:rFonts w:ascii="Times New Roman" w:hAnsi="Times New Roman" w:cs="Times New Roman"/>
          <w:sz w:val="26"/>
          <w:szCs w:val="26"/>
        </w:rPr>
        <w:t xml:space="preserve">(IoT gateway có vai trò tổng hợp dữ liệu của cảm biến, </w:t>
      </w:r>
      <w:r w:rsidR="00981DAE">
        <w:rPr>
          <w:rFonts w:ascii="Times New Roman" w:hAnsi="Times New Roman" w:cs="Times New Roman"/>
          <w:sz w:val="26"/>
          <w:szCs w:val="26"/>
        </w:rPr>
        <w:t xml:space="preserve">thông dịch giữa các giao thức của các </w:t>
      </w:r>
      <w:r>
        <w:rPr>
          <w:rFonts w:ascii="Times New Roman" w:hAnsi="Times New Roman" w:cs="Times New Roman"/>
          <w:sz w:val="26"/>
          <w:szCs w:val="26"/>
        </w:rPr>
        <w:t>cảm biến</w:t>
      </w:r>
      <w:r w:rsidR="00981DAE">
        <w:rPr>
          <w:rFonts w:ascii="Times New Roman" w:hAnsi="Times New Roman" w:cs="Times New Roman"/>
          <w:sz w:val="26"/>
          <w:szCs w:val="26"/>
        </w:rPr>
        <w:t xml:space="preserve"> khác nhau</w:t>
      </w:r>
      <w:r>
        <w:rPr>
          <w:rFonts w:ascii="Times New Roman" w:hAnsi="Times New Roman" w:cs="Times New Roman"/>
          <w:sz w:val="26"/>
          <w:szCs w:val="26"/>
        </w:rPr>
        <w:t xml:space="preserve">, xử lý các dữ liệu này trước khi </w:t>
      </w:r>
      <w:r w:rsidR="00981DAE">
        <w:rPr>
          <w:rFonts w:ascii="Times New Roman" w:hAnsi="Times New Roman" w:cs="Times New Roman"/>
          <w:sz w:val="26"/>
          <w:szCs w:val="26"/>
        </w:rPr>
        <w:t>gửi đi).</w:t>
      </w:r>
      <w:proofErr w:type="gramEnd"/>
    </w:p>
    <w:p w14:paraId="7214AA40" w14:textId="77777777" w:rsidR="00A558D8" w:rsidRDefault="005A38CD" w:rsidP="005C664D">
      <w:pPr>
        <w:pStyle w:val="Heading4"/>
        <w:jc w:val="both"/>
      </w:pPr>
      <w:proofErr w:type="gramStart"/>
      <w:r>
        <w:t>b</w:t>
      </w:r>
      <w:proofErr w:type="gramEnd"/>
      <w:r w:rsidR="00A558D8">
        <w:t>, Tính năng của Kura</w:t>
      </w:r>
    </w:p>
    <w:p w14:paraId="1DD45B8D" w14:textId="77777777" w:rsidR="00A558D8" w:rsidRDefault="00981DAE" w:rsidP="005C664D">
      <w:pPr>
        <w:pStyle w:val="BodyText"/>
        <w:jc w:val="both"/>
        <w:rPr>
          <w:rFonts w:ascii="Times New Roman" w:hAnsi="Times New Roman" w:cs="Times New Roman"/>
          <w:sz w:val="26"/>
          <w:szCs w:val="26"/>
        </w:rPr>
      </w:pPr>
      <w:r>
        <w:rPr>
          <w:rFonts w:ascii="Times New Roman" w:hAnsi="Times New Roman" w:cs="Times New Roman"/>
          <w:sz w:val="26"/>
          <w:szCs w:val="26"/>
        </w:rPr>
        <w:t>Kura chạy trên môi trường Java Virtual Machine (JVM) và cung cấp một số chức năng chính sau:</w:t>
      </w:r>
    </w:p>
    <w:p w14:paraId="6B0A5BBA" w14:textId="77777777" w:rsidR="00E4294F" w:rsidRDefault="00E4294F" w:rsidP="005C664D">
      <w:pPr>
        <w:pStyle w:val="BodyText"/>
        <w:jc w:val="both"/>
        <w:rPr>
          <w:rFonts w:ascii="Times New Roman" w:hAnsi="Times New Roman" w:cs="Times New Roman"/>
          <w:sz w:val="26"/>
          <w:szCs w:val="26"/>
        </w:rPr>
      </w:pPr>
    </w:p>
    <w:p w14:paraId="76C90543" w14:textId="77777777" w:rsidR="00981DAE" w:rsidRDefault="00D1130D" w:rsidP="005C664D">
      <w:pPr>
        <w:pStyle w:val="BodyText"/>
        <w:numPr>
          <w:ilvl w:val="0"/>
          <w:numId w:val="5"/>
        </w:numPr>
        <w:jc w:val="both"/>
        <w:rPr>
          <w:rFonts w:ascii="Times New Roman" w:hAnsi="Times New Roman" w:cs="Times New Roman"/>
          <w:sz w:val="26"/>
          <w:szCs w:val="26"/>
        </w:rPr>
      </w:pPr>
      <w:r>
        <w:rPr>
          <w:rFonts w:ascii="Times New Roman" w:hAnsi="Times New Roman" w:cs="Times New Roman"/>
          <w:sz w:val="26"/>
          <w:szCs w:val="26"/>
        </w:rPr>
        <w:t xml:space="preserve">Quản lí từ xa: </w:t>
      </w:r>
    </w:p>
    <w:p w14:paraId="18DBE1C4" w14:textId="77777777" w:rsidR="00D1130D" w:rsidRDefault="00D1130D" w:rsidP="005C664D">
      <w:pPr>
        <w:pStyle w:val="BodyText"/>
        <w:numPr>
          <w:ilvl w:val="1"/>
          <w:numId w:val="5"/>
        </w:numPr>
        <w:jc w:val="both"/>
        <w:rPr>
          <w:rFonts w:ascii="Times New Roman" w:hAnsi="Times New Roman" w:cs="Times New Roman"/>
          <w:sz w:val="26"/>
          <w:szCs w:val="26"/>
        </w:rPr>
      </w:pPr>
      <w:r>
        <w:rPr>
          <w:rFonts w:ascii="Times New Roman" w:hAnsi="Times New Roman" w:cs="Times New Roman"/>
          <w:sz w:val="26"/>
          <w:szCs w:val="26"/>
        </w:rPr>
        <w:t>Cho phép quản lý từ xa các ứng dụng IoT được cài đặt trong Kura, bao gồm các dự ản đã triển khai, nâng cấp, quản lý cấu hình và các dịch vụ đám mây.</w:t>
      </w:r>
    </w:p>
    <w:p w14:paraId="4670CA95" w14:textId="77777777" w:rsidR="00D1130D" w:rsidRDefault="00D1130D" w:rsidP="005C664D">
      <w:pPr>
        <w:pStyle w:val="BodyText"/>
        <w:numPr>
          <w:ilvl w:val="0"/>
          <w:numId w:val="5"/>
        </w:numPr>
        <w:jc w:val="both"/>
        <w:rPr>
          <w:rFonts w:ascii="Times New Roman" w:hAnsi="Times New Roman" w:cs="Times New Roman"/>
          <w:sz w:val="26"/>
          <w:szCs w:val="26"/>
        </w:rPr>
      </w:pPr>
      <w:r>
        <w:rPr>
          <w:rFonts w:ascii="Times New Roman" w:hAnsi="Times New Roman" w:cs="Times New Roman"/>
          <w:sz w:val="26"/>
          <w:szCs w:val="26"/>
        </w:rPr>
        <w:t>Networking:</w:t>
      </w:r>
    </w:p>
    <w:p w14:paraId="7018A0AD" w14:textId="77777777" w:rsidR="00D1130D" w:rsidRDefault="00D1130D" w:rsidP="005C664D">
      <w:pPr>
        <w:pStyle w:val="BodyText"/>
        <w:numPr>
          <w:ilvl w:val="1"/>
          <w:numId w:val="5"/>
        </w:numPr>
        <w:jc w:val="both"/>
        <w:rPr>
          <w:rFonts w:ascii="Times New Roman" w:hAnsi="Times New Roman" w:cs="Times New Roman"/>
          <w:sz w:val="26"/>
          <w:szCs w:val="26"/>
        </w:rPr>
      </w:pPr>
      <w:r>
        <w:rPr>
          <w:rFonts w:ascii="Times New Roman" w:hAnsi="Times New Roman" w:cs="Times New Roman"/>
          <w:sz w:val="26"/>
          <w:szCs w:val="26"/>
        </w:rPr>
        <w:t>Cung cấp các API để cấu hình cho các network có sẵn ở gateway như Ethernet, Wifi hay modem di động.</w:t>
      </w:r>
    </w:p>
    <w:p w14:paraId="7BD8F1EC" w14:textId="77777777" w:rsidR="00D1130D" w:rsidRDefault="00D1130D" w:rsidP="005C664D">
      <w:pPr>
        <w:pStyle w:val="BodyText"/>
        <w:numPr>
          <w:ilvl w:val="0"/>
          <w:numId w:val="5"/>
        </w:numPr>
        <w:jc w:val="both"/>
        <w:rPr>
          <w:rFonts w:ascii="Times New Roman" w:hAnsi="Times New Roman" w:cs="Times New Roman"/>
          <w:sz w:val="26"/>
          <w:szCs w:val="26"/>
        </w:rPr>
      </w:pPr>
      <w:r>
        <w:rPr>
          <w:rFonts w:ascii="Times New Roman" w:hAnsi="Times New Roman" w:cs="Times New Roman"/>
          <w:sz w:val="26"/>
          <w:szCs w:val="26"/>
        </w:rPr>
        <w:t>Giiao diện quản trị web</w:t>
      </w:r>
    </w:p>
    <w:p w14:paraId="4CC5EC49" w14:textId="77777777" w:rsidR="00D1130D" w:rsidRDefault="00D1130D" w:rsidP="005C664D">
      <w:pPr>
        <w:pStyle w:val="BodyText"/>
        <w:numPr>
          <w:ilvl w:val="1"/>
          <w:numId w:val="5"/>
        </w:numPr>
        <w:jc w:val="both"/>
        <w:rPr>
          <w:rFonts w:ascii="Times New Roman" w:hAnsi="Times New Roman" w:cs="Times New Roman"/>
          <w:sz w:val="26"/>
          <w:szCs w:val="26"/>
        </w:rPr>
      </w:pPr>
      <w:r>
        <w:rPr>
          <w:rFonts w:ascii="Times New Roman" w:hAnsi="Times New Roman" w:cs="Times New Roman"/>
          <w:sz w:val="26"/>
          <w:szCs w:val="26"/>
        </w:rPr>
        <w:t>Cung cấp một trang web để quản lý các gateway.</w:t>
      </w:r>
    </w:p>
    <w:p w14:paraId="6006889B" w14:textId="77777777" w:rsidR="00E92C94" w:rsidRDefault="008A3A48" w:rsidP="00DC743A">
      <w:pPr>
        <w:pStyle w:val="BodyText"/>
        <w:keepNext/>
        <w:jc w:val="center"/>
        <w:rPr>
          <w:rFonts w:ascii="Times New Roman" w:hAnsi="Times New Roman" w:cs="Times New Roman"/>
          <w:sz w:val="26"/>
          <w:szCs w:val="26"/>
        </w:rPr>
      </w:pPr>
      <w:r>
        <w:rPr>
          <w:rFonts w:ascii="Times New Roman" w:hAnsi="Times New Roman" w:cs="Times New Roman"/>
          <w:sz w:val="26"/>
          <w:szCs w:val="26"/>
        </w:rPr>
        <w:lastRenderedPageBreak/>
        <w:t>Giao diện quản lí, kết nối tới MQTT Service của Kura</w:t>
      </w:r>
    </w:p>
    <w:p w14:paraId="75B38536" w14:textId="77777777" w:rsidR="008A3A48" w:rsidRDefault="008A3A48" w:rsidP="00DC743A">
      <w:pPr>
        <w:pStyle w:val="BodyText"/>
        <w:keepNext/>
        <w:jc w:val="center"/>
      </w:pPr>
      <w:r>
        <w:rPr>
          <w:rFonts w:ascii="Times New Roman" w:hAnsi="Times New Roman" w:cs="Times New Roman"/>
          <w:noProof/>
          <w:sz w:val="26"/>
          <w:szCs w:val="26"/>
          <w:lang w:eastAsia="en-US" w:bidi="ar-SA"/>
        </w:rPr>
        <w:drawing>
          <wp:inline distT="0" distB="0" distL="0" distR="0" wp14:anchorId="7DC4BD7B" wp14:editId="7FA61AE1">
            <wp:extent cx="4548250" cy="25572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6-12-14 12-46-5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59743" cy="2563733"/>
                    </a:xfrm>
                    <a:prstGeom prst="rect">
                      <a:avLst/>
                    </a:prstGeom>
                  </pic:spPr>
                </pic:pic>
              </a:graphicData>
            </a:graphic>
          </wp:inline>
        </w:drawing>
      </w:r>
    </w:p>
    <w:p w14:paraId="030A5FD5" w14:textId="5F290FB9" w:rsidR="001436A1" w:rsidRDefault="00D96386" w:rsidP="00DC743A">
      <w:pPr>
        <w:pStyle w:val="Caption"/>
        <w:jc w:val="center"/>
        <w:rPr>
          <w:rFonts w:ascii="Times New Roman" w:hAnsi="Times New Roman" w:cs="Times New Roman"/>
          <w:sz w:val="26"/>
          <w:szCs w:val="26"/>
        </w:rPr>
      </w:pPr>
      <w:bookmarkStart w:id="51" w:name="_Toc469902780"/>
      <w:bookmarkStart w:id="52" w:name="_Toc470105963"/>
      <w:bookmarkStart w:id="53" w:name="_Toc470201112"/>
      <w:proofErr w:type="gramStart"/>
      <w:r>
        <w:t>Hình</w:t>
      </w:r>
      <w:r w:rsidR="008A3A48">
        <w:t xml:space="preserve"> </w:t>
      </w:r>
      <w:fldSimple w:instr=" SEQ Figure \* ARABIC ">
        <w:r w:rsidR="00F045F1">
          <w:rPr>
            <w:noProof/>
          </w:rPr>
          <w:t>7</w:t>
        </w:r>
      </w:fldSimple>
      <w:r w:rsidR="008A3A48">
        <w:t>.</w:t>
      </w:r>
      <w:proofErr w:type="gramEnd"/>
      <w:r w:rsidR="008A3A48">
        <w:t xml:space="preserve"> Giao diện quản lí MQTT Service Kura</w:t>
      </w:r>
      <w:bookmarkEnd w:id="51"/>
      <w:bookmarkEnd w:id="52"/>
      <w:bookmarkEnd w:id="53"/>
    </w:p>
    <w:p w14:paraId="400B218E" w14:textId="77777777" w:rsidR="008A3A48" w:rsidRDefault="008A3A48" w:rsidP="005C664D">
      <w:pPr>
        <w:pStyle w:val="BodyText"/>
        <w:jc w:val="both"/>
        <w:rPr>
          <w:rFonts w:ascii="Times New Roman" w:hAnsi="Times New Roman" w:cs="Times New Roman"/>
          <w:sz w:val="26"/>
          <w:szCs w:val="26"/>
        </w:rPr>
      </w:pPr>
      <w:r>
        <w:rPr>
          <w:rFonts w:ascii="Times New Roman" w:hAnsi="Times New Roman" w:cs="Times New Roman"/>
          <w:sz w:val="26"/>
          <w:szCs w:val="26"/>
        </w:rPr>
        <w:t>Giao diện quản lí, kết nối tới Cloud Service</w:t>
      </w:r>
    </w:p>
    <w:p w14:paraId="061320C1" w14:textId="77777777" w:rsidR="008A3A48" w:rsidRDefault="008A3A48" w:rsidP="00DC743A">
      <w:pPr>
        <w:pStyle w:val="BodyText"/>
        <w:keepNext/>
        <w:jc w:val="center"/>
      </w:pPr>
      <w:r>
        <w:rPr>
          <w:rFonts w:ascii="Times New Roman" w:hAnsi="Times New Roman" w:cs="Times New Roman"/>
          <w:noProof/>
          <w:sz w:val="26"/>
          <w:szCs w:val="26"/>
          <w:lang w:eastAsia="en-US" w:bidi="ar-SA"/>
        </w:rPr>
        <w:drawing>
          <wp:inline distT="0" distB="0" distL="0" distR="0" wp14:anchorId="22622C0A" wp14:editId="2B4050AE">
            <wp:extent cx="4441371" cy="24971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6-12-14 12-55-48.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57644" cy="2506327"/>
                    </a:xfrm>
                    <a:prstGeom prst="rect">
                      <a:avLst/>
                    </a:prstGeom>
                  </pic:spPr>
                </pic:pic>
              </a:graphicData>
            </a:graphic>
          </wp:inline>
        </w:drawing>
      </w:r>
    </w:p>
    <w:p w14:paraId="076DDD65" w14:textId="1CD311AF" w:rsidR="00E4294F" w:rsidRPr="00E4294F" w:rsidRDefault="00D96386" w:rsidP="00E4294F">
      <w:pPr>
        <w:pStyle w:val="Caption"/>
        <w:jc w:val="center"/>
      </w:pPr>
      <w:bookmarkStart w:id="54" w:name="_Toc469902781"/>
      <w:bookmarkStart w:id="55" w:name="_Toc470105964"/>
      <w:bookmarkStart w:id="56" w:name="_Toc470201113"/>
      <w:proofErr w:type="gramStart"/>
      <w:r>
        <w:t>Hình</w:t>
      </w:r>
      <w:r w:rsidR="008A3A48">
        <w:t xml:space="preserve"> </w:t>
      </w:r>
      <w:fldSimple w:instr=" SEQ Figure \* ARABIC ">
        <w:r w:rsidR="00F045F1">
          <w:rPr>
            <w:noProof/>
          </w:rPr>
          <w:t>8</w:t>
        </w:r>
      </w:fldSimple>
      <w:r w:rsidR="008A3A48">
        <w:t>.</w:t>
      </w:r>
      <w:proofErr w:type="gramEnd"/>
      <w:r w:rsidR="008A3A48">
        <w:t xml:space="preserve"> Giao diện quản lí Cloud Service </w:t>
      </w:r>
      <w:proofErr w:type="gramStart"/>
      <w:r w:rsidR="008A3A48">
        <w:t>của  Kura</w:t>
      </w:r>
      <w:bookmarkEnd w:id="54"/>
      <w:bookmarkEnd w:id="55"/>
      <w:bookmarkEnd w:id="56"/>
      <w:proofErr w:type="gramEnd"/>
    </w:p>
    <w:p w14:paraId="6A9A345C" w14:textId="77777777" w:rsidR="00A558D8" w:rsidRPr="003A17BD" w:rsidRDefault="005A38CD" w:rsidP="005C664D">
      <w:pPr>
        <w:pStyle w:val="Heading4"/>
        <w:jc w:val="both"/>
      </w:pPr>
      <w:proofErr w:type="gramStart"/>
      <w:r>
        <w:t>c</w:t>
      </w:r>
      <w:proofErr w:type="gramEnd"/>
      <w:r w:rsidR="00A558D8">
        <w:t>, REST API của Kura</w:t>
      </w:r>
    </w:p>
    <w:p w14:paraId="38D7AE73" w14:textId="77777777" w:rsidR="00EA4F08" w:rsidRDefault="008A3A48" w:rsidP="005C664D">
      <w:pPr>
        <w:pStyle w:val="Style1"/>
        <w:jc w:val="both"/>
      </w:pPr>
      <w:r>
        <w:t xml:space="preserve">Kura quản lí các gateway bằng các bundle giống như openHAB. Tuy nhiên, Kura phép người đọc tự build các bundle của mình dựa trên các package mà Kura đã cho sẵn và có thể tích hợp các bundle đó vào Kura dưới hình thức là một OSGi plugin. </w:t>
      </w:r>
      <w:r w:rsidR="00071CCF">
        <w:br/>
        <w:t xml:space="preserve">Chính vì thế, bạn có thể tự xây dựng một REST API cho mình dựa trên các </w:t>
      </w:r>
      <w:proofErr w:type="gramStart"/>
      <w:r w:rsidR="00071CCF">
        <w:t>thư</w:t>
      </w:r>
      <w:proofErr w:type="gramEnd"/>
      <w:r w:rsidR="00071CCF">
        <w:t xml:space="preserve"> viện có sẵn của Kura.</w:t>
      </w:r>
    </w:p>
    <w:p w14:paraId="454C4360" w14:textId="77777777" w:rsidR="009E348F" w:rsidRDefault="009E348F" w:rsidP="005C664D">
      <w:pPr>
        <w:pStyle w:val="Style1"/>
        <w:jc w:val="both"/>
      </w:pPr>
    </w:p>
    <w:p w14:paraId="19C18C4C" w14:textId="4A67C509" w:rsidR="009E348F" w:rsidRDefault="009E348F" w:rsidP="005C664D">
      <w:pPr>
        <w:pStyle w:val="Heading3"/>
        <w:jc w:val="both"/>
      </w:pPr>
      <w:bookmarkStart w:id="57" w:name="_Toc470201054"/>
      <w:r>
        <w:t xml:space="preserve">3.4 </w:t>
      </w:r>
      <w:r w:rsidR="00560F8B">
        <w:t xml:space="preserve">Một số </w:t>
      </w:r>
      <w:r>
        <w:t>IoT Platform khác</w:t>
      </w:r>
      <w:bookmarkEnd w:id="57"/>
    </w:p>
    <w:p w14:paraId="313011F5" w14:textId="77777777" w:rsidR="00345FDC" w:rsidRDefault="009E348F" w:rsidP="005C664D">
      <w:pPr>
        <w:pStyle w:val="Style1"/>
        <w:jc w:val="both"/>
      </w:pPr>
      <w:r>
        <w:t xml:space="preserve">Ngoài những IoT Platform được tìm hiểu chi tiết ở trên, em đã tiến hành khảo sát và thống kê tính chất, đặc điểm của một số IoT Platform khác. </w:t>
      </w:r>
    </w:p>
    <w:p w14:paraId="68D9AFA5" w14:textId="64E14CB0" w:rsidR="00B8241B" w:rsidRDefault="009E348F" w:rsidP="005C664D">
      <w:pPr>
        <w:pStyle w:val="Style1"/>
        <w:jc w:val="both"/>
      </w:pPr>
      <w:r>
        <w:t>Tất cả được trình bày ở trong bả</w:t>
      </w:r>
      <w:r w:rsidR="00103791">
        <w:t>ng sau</w:t>
      </w:r>
      <w:r w:rsidR="00D97B47">
        <w:t xml:space="preserve"> [</w:t>
      </w:r>
      <w:r w:rsidR="00066C91" w:rsidRPr="00D97B47">
        <w:rPr>
          <w:rStyle w:val="EndnoteReference"/>
          <w:vertAlign w:val="baseline"/>
        </w:rPr>
        <w:endnoteReference w:id="8"/>
      </w:r>
      <w:r w:rsidR="00D97B47">
        <w:t>]</w:t>
      </w:r>
      <w:r w:rsidR="00103791">
        <w:t>:</w:t>
      </w:r>
    </w:p>
    <w:p w14:paraId="5D9DF209" w14:textId="685A1D92" w:rsidR="00103791" w:rsidRDefault="00103791" w:rsidP="00523612"/>
    <w:p w14:paraId="1FAE121A" w14:textId="77777777" w:rsidR="00CB393F" w:rsidRDefault="00CB393F" w:rsidP="005C664D">
      <w:pPr>
        <w:pStyle w:val="Style1"/>
        <w:jc w:val="both"/>
      </w:pPr>
    </w:p>
    <w:tbl>
      <w:tblPr>
        <w:tblStyle w:val="TableGrid"/>
        <w:tblW w:w="10349" w:type="dxa"/>
        <w:tblInd w:w="-885" w:type="dxa"/>
        <w:tblLayout w:type="fixed"/>
        <w:tblLook w:val="0480" w:firstRow="0" w:lastRow="0" w:firstColumn="1" w:lastColumn="0" w:noHBand="0" w:noVBand="1"/>
      </w:tblPr>
      <w:tblGrid>
        <w:gridCol w:w="1986"/>
        <w:gridCol w:w="1417"/>
        <w:gridCol w:w="1328"/>
        <w:gridCol w:w="1791"/>
        <w:gridCol w:w="2268"/>
        <w:gridCol w:w="1559"/>
      </w:tblGrid>
      <w:tr w:rsidR="00E829FD" w:rsidRPr="00CB393F" w14:paraId="6C39D596" w14:textId="77777777" w:rsidTr="009C2E17">
        <w:trPr>
          <w:cantSplit/>
          <w:trHeight w:val="1134"/>
        </w:trPr>
        <w:tc>
          <w:tcPr>
            <w:tcW w:w="1986" w:type="dxa"/>
            <w:tcBorders>
              <w:bottom w:val="single" w:sz="4" w:space="0" w:color="auto"/>
            </w:tcBorders>
          </w:tcPr>
          <w:p w14:paraId="73F93E91" w14:textId="77777777" w:rsidR="00E829FD" w:rsidRPr="00CB393F" w:rsidRDefault="0097291C" w:rsidP="009C2E17">
            <w:pPr>
              <w:jc w:val="center"/>
              <w:rPr>
                <w:rFonts w:cstheme="minorHAnsi"/>
                <w:b/>
                <w:sz w:val="26"/>
                <w:szCs w:val="26"/>
              </w:rPr>
            </w:pPr>
            <w:r>
              <w:rPr>
                <w:rFonts w:cstheme="minorHAnsi"/>
                <w:b/>
                <w:sz w:val="26"/>
                <w:szCs w:val="26"/>
              </w:rPr>
              <w:lastRenderedPageBreak/>
              <w:t>Tên IoT Platform</w:t>
            </w:r>
          </w:p>
        </w:tc>
        <w:tc>
          <w:tcPr>
            <w:tcW w:w="1417" w:type="dxa"/>
          </w:tcPr>
          <w:p w14:paraId="3BE239B0" w14:textId="7CFCE27E" w:rsidR="00E829FD" w:rsidRPr="00CB393F" w:rsidRDefault="009C2E17" w:rsidP="009C2E17">
            <w:pPr>
              <w:jc w:val="center"/>
              <w:rPr>
                <w:rFonts w:cstheme="minorHAnsi"/>
                <w:b/>
                <w:sz w:val="26"/>
                <w:szCs w:val="26"/>
              </w:rPr>
            </w:pPr>
            <w:r>
              <w:rPr>
                <w:rFonts w:cstheme="minorHAnsi"/>
                <w:b/>
                <w:sz w:val="26"/>
                <w:szCs w:val="26"/>
              </w:rPr>
              <w:t xml:space="preserve">Có </w:t>
            </w:r>
            <w:r w:rsidR="0097291C">
              <w:rPr>
                <w:rFonts w:cstheme="minorHAnsi"/>
                <w:b/>
                <w:sz w:val="26"/>
                <w:szCs w:val="26"/>
              </w:rPr>
              <w:t xml:space="preserve">chức năng quản lý thiết </w:t>
            </w:r>
            <w:proofErr w:type="gramStart"/>
            <w:r w:rsidR="0097291C">
              <w:rPr>
                <w:rFonts w:cstheme="minorHAnsi"/>
                <w:b/>
                <w:sz w:val="26"/>
                <w:szCs w:val="26"/>
              </w:rPr>
              <w:t>bị ?</w:t>
            </w:r>
            <w:proofErr w:type="gramEnd"/>
          </w:p>
        </w:tc>
        <w:tc>
          <w:tcPr>
            <w:tcW w:w="1328" w:type="dxa"/>
          </w:tcPr>
          <w:p w14:paraId="70CBD5E6" w14:textId="77777777" w:rsidR="00E829FD" w:rsidRPr="00CB393F" w:rsidRDefault="0097291C" w:rsidP="009C2E17">
            <w:pPr>
              <w:jc w:val="center"/>
              <w:rPr>
                <w:rFonts w:cstheme="minorHAnsi"/>
                <w:b/>
                <w:sz w:val="26"/>
                <w:szCs w:val="26"/>
              </w:rPr>
            </w:pPr>
            <w:r>
              <w:rPr>
                <w:rFonts w:cstheme="minorHAnsi"/>
                <w:b/>
                <w:sz w:val="26"/>
                <w:szCs w:val="26"/>
              </w:rPr>
              <w:t>Kết nối</w:t>
            </w:r>
          </w:p>
        </w:tc>
        <w:tc>
          <w:tcPr>
            <w:tcW w:w="1791" w:type="dxa"/>
          </w:tcPr>
          <w:p w14:paraId="56D9C4E6" w14:textId="77777777" w:rsidR="00E829FD" w:rsidRPr="00CB393F" w:rsidRDefault="0097291C" w:rsidP="009C2E17">
            <w:pPr>
              <w:jc w:val="center"/>
              <w:rPr>
                <w:rFonts w:cstheme="minorHAnsi"/>
                <w:b/>
                <w:sz w:val="26"/>
                <w:szCs w:val="26"/>
              </w:rPr>
            </w:pPr>
            <w:r>
              <w:rPr>
                <w:rFonts w:cstheme="minorHAnsi"/>
                <w:b/>
                <w:sz w:val="26"/>
                <w:szCs w:val="26"/>
              </w:rPr>
              <w:t>Các giao thức thu thập dữ liệu</w:t>
            </w:r>
          </w:p>
        </w:tc>
        <w:tc>
          <w:tcPr>
            <w:tcW w:w="2268" w:type="dxa"/>
          </w:tcPr>
          <w:p w14:paraId="7B639E91" w14:textId="77777777" w:rsidR="00E829FD" w:rsidRPr="00CB393F" w:rsidRDefault="0097291C" w:rsidP="009C2E17">
            <w:pPr>
              <w:jc w:val="center"/>
              <w:rPr>
                <w:rFonts w:cstheme="minorHAnsi"/>
                <w:b/>
                <w:sz w:val="26"/>
                <w:szCs w:val="26"/>
              </w:rPr>
            </w:pPr>
            <w:r>
              <w:rPr>
                <w:rFonts w:cstheme="minorHAnsi"/>
                <w:b/>
                <w:sz w:val="26"/>
                <w:szCs w:val="26"/>
              </w:rPr>
              <w:t>Các kiểu phân tích</w:t>
            </w:r>
          </w:p>
        </w:tc>
        <w:tc>
          <w:tcPr>
            <w:tcW w:w="1559" w:type="dxa"/>
          </w:tcPr>
          <w:p w14:paraId="37C719E9" w14:textId="77777777" w:rsidR="00E829FD" w:rsidRPr="00CB393F" w:rsidRDefault="0097291C" w:rsidP="009C2E17">
            <w:pPr>
              <w:jc w:val="center"/>
              <w:rPr>
                <w:rFonts w:cstheme="minorHAnsi"/>
                <w:b/>
                <w:sz w:val="26"/>
                <w:szCs w:val="26"/>
              </w:rPr>
            </w:pPr>
            <w:r>
              <w:rPr>
                <w:rFonts w:cstheme="minorHAnsi"/>
                <w:b/>
                <w:sz w:val="26"/>
                <w:szCs w:val="26"/>
              </w:rPr>
              <w:t xml:space="preserve">Hỗ trợ hiển </w:t>
            </w:r>
            <w:proofErr w:type="gramStart"/>
            <w:r>
              <w:rPr>
                <w:rFonts w:cstheme="minorHAnsi"/>
                <w:b/>
                <w:sz w:val="26"/>
                <w:szCs w:val="26"/>
              </w:rPr>
              <w:t>thị</w:t>
            </w:r>
            <w:r w:rsidR="000402D3">
              <w:rPr>
                <w:rFonts w:cstheme="minorHAnsi"/>
                <w:b/>
                <w:sz w:val="26"/>
                <w:szCs w:val="26"/>
              </w:rPr>
              <w:t xml:space="preserve"> ?</w:t>
            </w:r>
            <w:proofErr w:type="gramEnd"/>
          </w:p>
        </w:tc>
      </w:tr>
      <w:tr w:rsidR="00E829FD" w:rsidRPr="00CB393F" w14:paraId="0042A41C" w14:textId="77777777" w:rsidTr="009C2E17">
        <w:tc>
          <w:tcPr>
            <w:tcW w:w="1986" w:type="dxa"/>
            <w:tcBorders>
              <w:bottom w:val="single" w:sz="4" w:space="0" w:color="auto"/>
            </w:tcBorders>
          </w:tcPr>
          <w:p w14:paraId="01C3C273" w14:textId="77777777" w:rsidR="00E829FD" w:rsidRPr="00CB393F" w:rsidRDefault="00E829FD" w:rsidP="009C2E17">
            <w:pPr>
              <w:rPr>
                <w:rFonts w:cstheme="minorHAnsi"/>
                <w:sz w:val="24"/>
                <w:szCs w:val="24"/>
              </w:rPr>
            </w:pPr>
            <w:r w:rsidRPr="00CB393F">
              <w:rPr>
                <w:rFonts w:cstheme="minorHAnsi"/>
                <w:sz w:val="24"/>
                <w:szCs w:val="24"/>
              </w:rPr>
              <w:t>2lemetry - IoT Analytics Platform</w:t>
            </w:r>
          </w:p>
          <w:p w14:paraId="4E075911" w14:textId="77777777" w:rsidR="00E829FD" w:rsidRPr="00CB393F" w:rsidRDefault="00E829FD" w:rsidP="009C2E17">
            <w:pPr>
              <w:rPr>
                <w:rFonts w:cstheme="minorHAnsi"/>
                <w:sz w:val="24"/>
                <w:szCs w:val="24"/>
              </w:rPr>
            </w:pPr>
            <w:r w:rsidRPr="00CB393F">
              <w:rPr>
                <w:rFonts w:cstheme="minorHAnsi"/>
                <w:sz w:val="24"/>
                <w:szCs w:val="24"/>
              </w:rPr>
              <w:t>(acquired by AWS IoT)</w:t>
            </w:r>
            <w:r w:rsidR="00CB393F" w:rsidRPr="00CB393F">
              <w:rPr>
                <w:rFonts w:cstheme="minorHAnsi"/>
                <w:sz w:val="24"/>
                <w:szCs w:val="24"/>
              </w:rPr>
              <w:t xml:space="preserve"> </w:t>
            </w:r>
          </w:p>
        </w:tc>
        <w:tc>
          <w:tcPr>
            <w:tcW w:w="1417" w:type="dxa"/>
          </w:tcPr>
          <w:p w14:paraId="0AF0D03A" w14:textId="77777777" w:rsidR="00E829FD" w:rsidRPr="00CB393F" w:rsidRDefault="0097291C" w:rsidP="009C2E17">
            <w:pPr>
              <w:rPr>
                <w:rFonts w:cstheme="minorHAnsi"/>
                <w:sz w:val="24"/>
                <w:szCs w:val="24"/>
              </w:rPr>
            </w:pPr>
            <w:r>
              <w:rPr>
                <w:rFonts w:cstheme="minorHAnsi"/>
                <w:sz w:val="24"/>
                <w:szCs w:val="24"/>
              </w:rPr>
              <w:t>Có</w:t>
            </w:r>
          </w:p>
        </w:tc>
        <w:tc>
          <w:tcPr>
            <w:tcW w:w="1328" w:type="dxa"/>
          </w:tcPr>
          <w:p w14:paraId="5370EC87" w14:textId="77777777" w:rsidR="00E829FD" w:rsidRPr="00CB393F" w:rsidRDefault="00E829FD" w:rsidP="009C2E17">
            <w:pPr>
              <w:rPr>
                <w:rFonts w:cstheme="minorHAnsi"/>
                <w:sz w:val="24"/>
                <w:szCs w:val="24"/>
              </w:rPr>
            </w:pPr>
            <w:r w:rsidRPr="00CB393F">
              <w:rPr>
                <w:rFonts w:cstheme="minorHAnsi"/>
                <w:sz w:val="24"/>
                <w:szCs w:val="24"/>
              </w:rPr>
              <w:t>Salesforce, Heroku, ThingWorx APIs</w:t>
            </w:r>
          </w:p>
          <w:p w14:paraId="2E2EDE5F" w14:textId="77777777" w:rsidR="00E829FD" w:rsidRPr="00CB393F" w:rsidRDefault="00E829FD" w:rsidP="009C2E17">
            <w:pPr>
              <w:rPr>
                <w:rFonts w:cstheme="minorHAnsi"/>
                <w:sz w:val="24"/>
                <w:szCs w:val="24"/>
              </w:rPr>
            </w:pPr>
          </w:p>
          <w:p w14:paraId="5715A87E" w14:textId="77777777" w:rsidR="00E829FD" w:rsidRPr="00CB393F" w:rsidRDefault="00E829FD" w:rsidP="009C2E17">
            <w:pPr>
              <w:rPr>
                <w:rFonts w:cstheme="minorHAnsi"/>
                <w:sz w:val="24"/>
                <w:szCs w:val="24"/>
              </w:rPr>
            </w:pPr>
          </w:p>
        </w:tc>
        <w:tc>
          <w:tcPr>
            <w:tcW w:w="1791" w:type="dxa"/>
          </w:tcPr>
          <w:p w14:paraId="74EDDCA3" w14:textId="77777777" w:rsidR="00E829FD" w:rsidRPr="00CB393F" w:rsidRDefault="00E829FD" w:rsidP="009C2E17">
            <w:pPr>
              <w:rPr>
                <w:rFonts w:cstheme="minorHAnsi"/>
                <w:sz w:val="24"/>
                <w:szCs w:val="24"/>
              </w:rPr>
            </w:pPr>
            <w:r w:rsidRPr="00CB393F">
              <w:rPr>
                <w:rFonts w:cstheme="minorHAnsi"/>
                <w:sz w:val="24"/>
                <w:szCs w:val="24"/>
              </w:rPr>
              <w:t>MQTT, CoAP, </w:t>
            </w:r>
            <w:r w:rsidRPr="00CB393F">
              <w:rPr>
                <w:rFonts w:cstheme="minorHAnsi"/>
                <w:sz w:val="24"/>
                <w:szCs w:val="24"/>
              </w:rPr>
              <w:br/>
              <w:t>STOMP,M3DA</w:t>
            </w:r>
          </w:p>
        </w:tc>
        <w:tc>
          <w:tcPr>
            <w:tcW w:w="2268" w:type="dxa"/>
          </w:tcPr>
          <w:p w14:paraId="64364483" w14:textId="77777777" w:rsidR="00E829FD" w:rsidRPr="00CB393F" w:rsidRDefault="00E829FD" w:rsidP="009C2E17">
            <w:pPr>
              <w:rPr>
                <w:rFonts w:cstheme="minorHAnsi"/>
                <w:sz w:val="24"/>
                <w:szCs w:val="24"/>
              </w:rPr>
            </w:pPr>
            <w:r w:rsidRPr="00CB393F">
              <w:rPr>
                <w:rFonts w:cstheme="minorHAnsi"/>
                <w:sz w:val="24"/>
                <w:szCs w:val="24"/>
              </w:rPr>
              <w:t>Real-time analytics (Apache Storm)</w:t>
            </w:r>
          </w:p>
          <w:p w14:paraId="10EF33A1" w14:textId="77777777" w:rsidR="00E829FD" w:rsidRPr="00CB393F" w:rsidRDefault="00E829FD" w:rsidP="009C2E17">
            <w:pPr>
              <w:rPr>
                <w:rFonts w:cstheme="minorHAnsi"/>
                <w:sz w:val="24"/>
                <w:szCs w:val="24"/>
              </w:rPr>
            </w:pPr>
          </w:p>
          <w:p w14:paraId="439C5964" w14:textId="77777777" w:rsidR="00E829FD" w:rsidRPr="00CB393F" w:rsidRDefault="00E829FD" w:rsidP="009C2E17">
            <w:pPr>
              <w:rPr>
                <w:rFonts w:cstheme="minorHAnsi"/>
                <w:sz w:val="24"/>
                <w:szCs w:val="24"/>
              </w:rPr>
            </w:pPr>
          </w:p>
        </w:tc>
        <w:tc>
          <w:tcPr>
            <w:tcW w:w="1559" w:type="dxa"/>
          </w:tcPr>
          <w:p w14:paraId="601E2A1E" w14:textId="77777777" w:rsidR="00E829FD" w:rsidRPr="00CB393F" w:rsidRDefault="0097291C" w:rsidP="009C2E17">
            <w:pPr>
              <w:rPr>
                <w:rFonts w:cstheme="minorHAnsi"/>
                <w:sz w:val="24"/>
                <w:szCs w:val="24"/>
              </w:rPr>
            </w:pPr>
            <w:r>
              <w:rPr>
                <w:rFonts w:cstheme="minorHAnsi"/>
                <w:sz w:val="24"/>
                <w:szCs w:val="24"/>
              </w:rPr>
              <w:t>Không có</w:t>
            </w:r>
          </w:p>
        </w:tc>
      </w:tr>
      <w:tr w:rsidR="00E829FD" w:rsidRPr="00CB393F" w14:paraId="1ACF952C" w14:textId="77777777" w:rsidTr="009C2E17">
        <w:tc>
          <w:tcPr>
            <w:tcW w:w="1986" w:type="dxa"/>
            <w:tcBorders>
              <w:top w:val="single" w:sz="4" w:space="0" w:color="auto"/>
            </w:tcBorders>
          </w:tcPr>
          <w:p w14:paraId="179E662B" w14:textId="77777777" w:rsidR="00E829FD" w:rsidRPr="00CB393F" w:rsidRDefault="00E829FD" w:rsidP="009C2E17">
            <w:pPr>
              <w:rPr>
                <w:rFonts w:cstheme="minorHAnsi"/>
                <w:sz w:val="24"/>
                <w:szCs w:val="24"/>
              </w:rPr>
            </w:pPr>
            <w:r w:rsidRPr="00CB393F">
              <w:rPr>
                <w:rFonts w:cstheme="minorHAnsi"/>
                <w:sz w:val="24"/>
                <w:szCs w:val="24"/>
              </w:rPr>
              <w:t>Appcelerator</w:t>
            </w:r>
          </w:p>
        </w:tc>
        <w:tc>
          <w:tcPr>
            <w:tcW w:w="1417" w:type="dxa"/>
          </w:tcPr>
          <w:p w14:paraId="32C2489B" w14:textId="77777777" w:rsidR="00E829FD" w:rsidRPr="00CB393F" w:rsidRDefault="0097291C" w:rsidP="009C2E17">
            <w:pPr>
              <w:rPr>
                <w:rFonts w:cstheme="minorHAnsi"/>
                <w:sz w:val="24"/>
                <w:szCs w:val="24"/>
              </w:rPr>
            </w:pPr>
            <w:r>
              <w:rPr>
                <w:rFonts w:cstheme="minorHAnsi"/>
                <w:sz w:val="24"/>
                <w:szCs w:val="24"/>
              </w:rPr>
              <w:t>Không có</w:t>
            </w:r>
          </w:p>
        </w:tc>
        <w:tc>
          <w:tcPr>
            <w:tcW w:w="1328" w:type="dxa"/>
          </w:tcPr>
          <w:p w14:paraId="62682101" w14:textId="77777777" w:rsidR="00E829FD" w:rsidRPr="00CB393F" w:rsidRDefault="00E829FD" w:rsidP="009C2E17">
            <w:pPr>
              <w:rPr>
                <w:rFonts w:cstheme="minorHAnsi"/>
                <w:sz w:val="24"/>
                <w:szCs w:val="24"/>
              </w:rPr>
            </w:pPr>
            <w:r w:rsidRPr="00CB393F">
              <w:rPr>
                <w:rFonts w:cstheme="minorHAnsi"/>
                <w:sz w:val="24"/>
                <w:szCs w:val="24"/>
              </w:rPr>
              <w:t>REST API</w:t>
            </w:r>
          </w:p>
        </w:tc>
        <w:tc>
          <w:tcPr>
            <w:tcW w:w="1791" w:type="dxa"/>
          </w:tcPr>
          <w:p w14:paraId="4FC70658" w14:textId="77777777" w:rsidR="00E829FD" w:rsidRPr="00CB393F" w:rsidRDefault="00E829FD" w:rsidP="009C2E17">
            <w:pPr>
              <w:rPr>
                <w:rFonts w:cstheme="minorHAnsi"/>
                <w:sz w:val="24"/>
                <w:szCs w:val="24"/>
              </w:rPr>
            </w:pPr>
            <w:r w:rsidRPr="00CB393F">
              <w:rPr>
                <w:rFonts w:cstheme="minorHAnsi"/>
                <w:sz w:val="24"/>
                <w:szCs w:val="24"/>
              </w:rPr>
              <w:t>MQTT, HTTP</w:t>
            </w:r>
          </w:p>
        </w:tc>
        <w:tc>
          <w:tcPr>
            <w:tcW w:w="2268" w:type="dxa"/>
          </w:tcPr>
          <w:p w14:paraId="214B35C9" w14:textId="77777777" w:rsidR="00E829FD" w:rsidRDefault="00E829FD" w:rsidP="009C2E17">
            <w:pPr>
              <w:rPr>
                <w:rFonts w:cstheme="minorHAnsi"/>
                <w:sz w:val="24"/>
                <w:szCs w:val="24"/>
              </w:rPr>
            </w:pPr>
            <w:r w:rsidRPr="00CB393F">
              <w:rPr>
                <w:rFonts w:cstheme="minorHAnsi"/>
                <w:sz w:val="24"/>
                <w:szCs w:val="24"/>
              </w:rPr>
              <w:t>Real-time analytics (Titanium [1])</w:t>
            </w:r>
          </w:p>
          <w:p w14:paraId="5D5B355D" w14:textId="77777777" w:rsidR="00CB393F" w:rsidRPr="00CB393F" w:rsidRDefault="00CB393F" w:rsidP="009C2E17">
            <w:pPr>
              <w:rPr>
                <w:rFonts w:cstheme="minorHAnsi"/>
                <w:sz w:val="24"/>
                <w:szCs w:val="24"/>
              </w:rPr>
            </w:pPr>
          </w:p>
        </w:tc>
        <w:tc>
          <w:tcPr>
            <w:tcW w:w="1559" w:type="dxa"/>
          </w:tcPr>
          <w:p w14:paraId="0F1B065B" w14:textId="77777777" w:rsidR="00E829FD" w:rsidRPr="00CB393F" w:rsidRDefault="0097291C" w:rsidP="009C2E17">
            <w:pPr>
              <w:rPr>
                <w:rFonts w:cstheme="minorHAnsi"/>
                <w:sz w:val="24"/>
                <w:szCs w:val="24"/>
              </w:rPr>
            </w:pPr>
            <w:r>
              <w:rPr>
                <w:rFonts w:cstheme="minorHAnsi"/>
                <w:sz w:val="24"/>
                <w:szCs w:val="24"/>
              </w:rPr>
              <w:t>Có</w:t>
            </w:r>
            <w:r w:rsidR="00E829FD" w:rsidRPr="00CB393F">
              <w:rPr>
                <w:rFonts w:cstheme="minorHAnsi"/>
                <w:sz w:val="24"/>
                <w:szCs w:val="24"/>
              </w:rPr>
              <w:t xml:space="preserve"> (Titanium UI Dashboard)</w:t>
            </w:r>
          </w:p>
        </w:tc>
      </w:tr>
      <w:tr w:rsidR="00E829FD" w:rsidRPr="00CB393F" w14:paraId="20F0DA2E" w14:textId="77777777" w:rsidTr="009C2E17">
        <w:trPr>
          <w:trHeight w:val="1256"/>
        </w:trPr>
        <w:tc>
          <w:tcPr>
            <w:tcW w:w="1986" w:type="dxa"/>
          </w:tcPr>
          <w:p w14:paraId="289A70BC" w14:textId="77777777" w:rsidR="00E829FD" w:rsidRPr="00CB393F" w:rsidRDefault="00E829FD" w:rsidP="009C2E17">
            <w:pPr>
              <w:rPr>
                <w:rFonts w:cstheme="minorHAnsi"/>
                <w:sz w:val="24"/>
                <w:szCs w:val="24"/>
              </w:rPr>
            </w:pPr>
            <w:r w:rsidRPr="00CB393F">
              <w:rPr>
                <w:rFonts w:cstheme="minorHAnsi"/>
                <w:sz w:val="24"/>
                <w:szCs w:val="24"/>
              </w:rPr>
              <w:t>AWS IoT platform</w:t>
            </w:r>
          </w:p>
        </w:tc>
        <w:tc>
          <w:tcPr>
            <w:tcW w:w="1417" w:type="dxa"/>
          </w:tcPr>
          <w:p w14:paraId="47E3952B" w14:textId="77777777" w:rsidR="00E829FD" w:rsidRPr="00CB393F" w:rsidRDefault="0097291C" w:rsidP="009C2E17">
            <w:pPr>
              <w:rPr>
                <w:rFonts w:cstheme="minorHAnsi"/>
                <w:sz w:val="24"/>
                <w:szCs w:val="24"/>
              </w:rPr>
            </w:pPr>
            <w:r>
              <w:rPr>
                <w:rFonts w:cstheme="minorHAnsi"/>
                <w:sz w:val="24"/>
                <w:szCs w:val="24"/>
              </w:rPr>
              <w:t>Có</w:t>
            </w:r>
          </w:p>
        </w:tc>
        <w:tc>
          <w:tcPr>
            <w:tcW w:w="1328" w:type="dxa"/>
          </w:tcPr>
          <w:p w14:paraId="00DE674B" w14:textId="77777777" w:rsidR="00E829FD" w:rsidRPr="00CB393F" w:rsidRDefault="00E829FD" w:rsidP="009C2E17">
            <w:pPr>
              <w:rPr>
                <w:rFonts w:cstheme="minorHAnsi"/>
                <w:sz w:val="24"/>
                <w:szCs w:val="24"/>
              </w:rPr>
            </w:pPr>
            <w:r w:rsidRPr="00CB393F">
              <w:rPr>
                <w:rFonts w:cstheme="minorHAnsi"/>
                <w:sz w:val="24"/>
                <w:szCs w:val="24"/>
              </w:rPr>
              <w:t>REST API</w:t>
            </w:r>
          </w:p>
        </w:tc>
        <w:tc>
          <w:tcPr>
            <w:tcW w:w="1791" w:type="dxa"/>
          </w:tcPr>
          <w:p w14:paraId="6F2D6576" w14:textId="77777777" w:rsidR="00E829FD" w:rsidRPr="00CB393F" w:rsidRDefault="00E829FD" w:rsidP="009C2E17">
            <w:pPr>
              <w:rPr>
                <w:rFonts w:cstheme="minorHAnsi"/>
                <w:sz w:val="24"/>
                <w:szCs w:val="24"/>
              </w:rPr>
            </w:pPr>
            <w:r w:rsidRPr="00CB393F">
              <w:rPr>
                <w:rFonts w:cstheme="minorHAnsi"/>
                <w:sz w:val="24"/>
                <w:szCs w:val="24"/>
              </w:rPr>
              <w:t>MQTT, HTTP1.1</w:t>
            </w:r>
          </w:p>
        </w:tc>
        <w:tc>
          <w:tcPr>
            <w:tcW w:w="2268" w:type="dxa"/>
          </w:tcPr>
          <w:p w14:paraId="3B9A4911" w14:textId="77777777" w:rsidR="00E829FD" w:rsidRPr="00CB393F" w:rsidRDefault="00E829FD" w:rsidP="009C2E17">
            <w:pPr>
              <w:rPr>
                <w:rFonts w:cstheme="minorHAnsi"/>
                <w:sz w:val="24"/>
                <w:szCs w:val="24"/>
              </w:rPr>
            </w:pPr>
            <w:r w:rsidRPr="00CB393F">
              <w:rPr>
                <w:rFonts w:cstheme="minorHAnsi"/>
                <w:sz w:val="24"/>
                <w:szCs w:val="24"/>
              </w:rPr>
              <w:t>Real-time analytics (Rules Engine, Amazon Kinesis, AWS Lambda)</w:t>
            </w:r>
          </w:p>
        </w:tc>
        <w:tc>
          <w:tcPr>
            <w:tcW w:w="1559" w:type="dxa"/>
          </w:tcPr>
          <w:p w14:paraId="28F1F774" w14:textId="77777777" w:rsidR="00E829FD" w:rsidRPr="00CB393F" w:rsidRDefault="0097291C" w:rsidP="009C2E17">
            <w:pPr>
              <w:rPr>
                <w:rFonts w:cstheme="minorHAnsi"/>
                <w:sz w:val="24"/>
                <w:szCs w:val="24"/>
              </w:rPr>
            </w:pPr>
            <w:r>
              <w:rPr>
                <w:rFonts w:cstheme="minorHAnsi"/>
                <w:sz w:val="24"/>
                <w:szCs w:val="24"/>
              </w:rPr>
              <w:t>Có</w:t>
            </w:r>
            <w:r w:rsidR="00E829FD" w:rsidRPr="00CB393F">
              <w:rPr>
                <w:rFonts w:cstheme="minorHAnsi"/>
                <w:sz w:val="24"/>
                <w:szCs w:val="24"/>
              </w:rPr>
              <w:t xml:space="preserve"> (AWS IoT Dashboard)</w:t>
            </w:r>
          </w:p>
          <w:p w14:paraId="65AEF4A8" w14:textId="77777777" w:rsidR="00E829FD" w:rsidRPr="00CB393F" w:rsidRDefault="00E829FD" w:rsidP="009C2E17">
            <w:pPr>
              <w:rPr>
                <w:rFonts w:cstheme="minorHAnsi"/>
                <w:sz w:val="24"/>
                <w:szCs w:val="24"/>
              </w:rPr>
            </w:pPr>
          </w:p>
          <w:p w14:paraId="03ECB0DE" w14:textId="77777777" w:rsidR="00E829FD" w:rsidRPr="00CB393F" w:rsidRDefault="00E829FD" w:rsidP="009C2E17">
            <w:pPr>
              <w:rPr>
                <w:rFonts w:cstheme="minorHAnsi"/>
                <w:sz w:val="24"/>
                <w:szCs w:val="24"/>
              </w:rPr>
            </w:pPr>
          </w:p>
          <w:p w14:paraId="722F7037" w14:textId="77777777" w:rsidR="00E829FD" w:rsidRPr="00CB393F" w:rsidRDefault="00E829FD" w:rsidP="009C2E17">
            <w:pPr>
              <w:rPr>
                <w:rFonts w:cstheme="minorHAnsi"/>
                <w:sz w:val="24"/>
                <w:szCs w:val="24"/>
              </w:rPr>
            </w:pPr>
          </w:p>
        </w:tc>
      </w:tr>
      <w:tr w:rsidR="00E829FD" w:rsidRPr="00CB393F" w14:paraId="3475769D" w14:textId="77777777" w:rsidTr="009C2E17">
        <w:tc>
          <w:tcPr>
            <w:tcW w:w="1986" w:type="dxa"/>
          </w:tcPr>
          <w:p w14:paraId="52EED546" w14:textId="77777777" w:rsidR="00E829FD" w:rsidRPr="00CB393F" w:rsidRDefault="00E829FD" w:rsidP="009C2E17">
            <w:pPr>
              <w:rPr>
                <w:rFonts w:cstheme="minorHAnsi"/>
                <w:sz w:val="24"/>
                <w:szCs w:val="24"/>
              </w:rPr>
            </w:pPr>
            <w:r w:rsidRPr="00CB393F">
              <w:rPr>
                <w:rFonts w:cstheme="minorHAnsi"/>
                <w:sz w:val="24"/>
                <w:szCs w:val="24"/>
              </w:rPr>
              <w:t>Bosch IoT Suite - MDM IoT Platform</w:t>
            </w:r>
          </w:p>
        </w:tc>
        <w:tc>
          <w:tcPr>
            <w:tcW w:w="1417" w:type="dxa"/>
          </w:tcPr>
          <w:p w14:paraId="2F78D1F8" w14:textId="77777777" w:rsidR="00E829FD" w:rsidRPr="00CB393F" w:rsidRDefault="0097291C" w:rsidP="009C2E17">
            <w:pPr>
              <w:rPr>
                <w:rFonts w:cstheme="minorHAnsi"/>
                <w:sz w:val="24"/>
                <w:szCs w:val="24"/>
              </w:rPr>
            </w:pPr>
            <w:r>
              <w:rPr>
                <w:rFonts w:cstheme="minorHAnsi"/>
                <w:sz w:val="24"/>
                <w:szCs w:val="24"/>
              </w:rPr>
              <w:t>Có</w:t>
            </w:r>
          </w:p>
          <w:p w14:paraId="491BF461" w14:textId="77777777" w:rsidR="00E829FD" w:rsidRPr="00CB393F" w:rsidRDefault="00E829FD" w:rsidP="009C2E17">
            <w:pPr>
              <w:rPr>
                <w:rFonts w:cstheme="minorHAnsi"/>
                <w:sz w:val="24"/>
                <w:szCs w:val="24"/>
              </w:rPr>
            </w:pPr>
          </w:p>
        </w:tc>
        <w:tc>
          <w:tcPr>
            <w:tcW w:w="1328" w:type="dxa"/>
          </w:tcPr>
          <w:p w14:paraId="507B0C8C" w14:textId="77777777" w:rsidR="00E829FD" w:rsidRPr="00CB393F" w:rsidRDefault="00E829FD" w:rsidP="009C2E17">
            <w:pPr>
              <w:rPr>
                <w:rFonts w:cstheme="minorHAnsi"/>
                <w:sz w:val="24"/>
                <w:szCs w:val="24"/>
              </w:rPr>
            </w:pPr>
            <w:r w:rsidRPr="00CB393F">
              <w:rPr>
                <w:rFonts w:cstheme="minorHAnsi"/>
                <w:sz w:val="24"/>
                <w:szCs w:val="24"/>
              </w:rPr>
              <w:t>REST API</w:t>
            </w:r>
          </w:p>
        </w:tc>
        <w:tc>
          <w:tcPr>
            <w:tcW w:w="1791" w:type="dxa"/>
          </w:tcPr>
          <w:p w14:paraId="1B9D3280" w14:textId="77777777" w:rsidR="00E829FD" w:rsidRPr="00CB393F" w:rsidRDefault="00E829FD" w:rsidP="009C2E17">
            <w:pPr>
              <w:rPr>
                <w:rFonts w:cstheme="minorHAnsi"/>
                <w:sz w:val="24"/>
                <w:szCs w:val="24"/>
              </w:rPr>
            </w:pPr>
            <w:r w:rsidRPr="00CB393F">
              <w:rPr>
                <w:rFonts w:cstheme="minorHAnsi"/>
                <w:sz w:val="24"/>
                <w:szCs w:val="24"/>
              </w:rPr>
              <w:br/>
              <w:t>MQTT, CoAP, AMQP,STOMP</w:t>
            </w:r>
          </w:p>
          <w:p w14:paraId="78A71198" w14:textId="77777777" w:rsidR="00E829FD" w:rsidRPr="00CB393F" w:rsidRDefault="00E829FD" w:rsidP="009C2E17">
            <w:pPr>
              <w:rPr>
                <w:rFonts w:cstheme="minorHAnsi"/>
                <w:sz w:val="24"/>
                <w:szCs w:val="24"/>
              </w:rPr>
            </w:pPr>
          </w:p>
          <w:p w14:paraId="3C5ADDCB" w14:textId="77777777" w:rsidR="00E829FD" w:rsidRPr="00CB393F" w:rsidRDefault="00E829FD" w:rsidP="009C2E17">
            <w:pPr>
              <w:rPr>
                <w:rFonts w:cstheme="minorHAnsi"/>
                <w:sz w:val="24"/>
                <w:szCs w:val="24"/>
              </w:rPr>
            </w:pPr>
          </w:p>
        </w:tc>
        <w:tc>
          <w:tcPr>
            <w:tcW w:w="2268" w:type="dxa"/>
          </w:tcPr>
          <w:p w14:paraId="04FB8C0B" w14:textId="77777777" w:rsidR="00E829FD" w:rsidRPr="00CB393F" w:rsidRDefault="0097291C" w:rsidP="009C2E17">
            <w:pPr>
              <w:rPr>
                <w:rFonts w:cstheme="minorHAnsi"/>
                <w:sz w:val="24"/>
                <w:szCs w:val="24"/>
              </w:rPr>
            </w:pPr>
            <w:r>
              <w:rPr>
                <w:rFonts w:cstheme="minorHAnsi"/>
                <w:sz w:val="24"/>
                <w:szCs w:val="24"/>
              </w:rPr>
              <w:t>Không rõ</w:t>
            </w:r>
          </w:p>
          <w:p w14:paraId="41382690" w14:textId="77777777" w:rsidR="00E829FD" w:rsidRPr="00CB393F" w:rsidRDefault="00E829FD" w:rsidP="009C2E17">
            <w:pPr>
              <w:rPr>
                <w:rFonts w:cstheme="minorHAnsi"/>
                <w:sz w:val="24"/>
                <w:szCs w:val="24"/>
              </w:rPr>
            </w:pPr>
          </w:p>
          <w:p w14:paraId="222C2E5E" w14:textId="77777777" w:rsidR="00E829FD" w:rsidRPr="00CB393F" w:rsidRDefault="00E829FD" w:rsidP="009C2E17">
            <w:pPr>
              <w:rPr>
                <w:rFonts w:cstheme="minorHAnsi"/>
                <w:sz w:val="24"/>
                <w:szCs w:val="24"/>
              </w:rPr>
            </w:pPr>
          </w:p>
        </w:tc>
        <w:tc>
          <w:tcPr>
            <w:tcW w:w="1559" w:type="dxa"/>
          </w:tcPr>
          <w:p w14:paraId="13FB8DA4" w14:textId="77777777" w:rsidR="00E829FD" w:rsidRPr="00CB393F" w:rsidRDefault="0097291C" w:rsidP="009C2E17">
            <w:pPr>
              <w:rPr>
                <w:rFonts w:cstheme="minorHAnsi"/>
                <w:sz w:val="24"/>
                <w:szCs w:val="24"/>
              </w:rPr>
            </w:pPr>
            <w:r>
              <w:rPr>
                <w:rFonts w:cstheme="minorHAnsi"/>
                <w:sz w:val="24"/>
                <w:szCs w:val="24"/>
              </w:rPr>
              <w:t>Có</w:t>
            </w:r>
            <w:r w:rsidR="00E829FD" w:rsidRPr="00CB393F">
              <w:rPr>
                <w:rFonts w:cstheme="minorHAnsi"/>
                <w:sz w:val="24"/>
                <w:szCs w:val="24"/>
              </w:rPr>
              <w:t xml:space="preserve"> (User Interface Integrator)</w:t>
            </w:r>
          </w:p>
        </w:tc>
      </w:tr>
      <w:tr w:rsidR="00E829FD" w:rsidRPr="00CB393F" w14:paraId="286C4BCE" w14:textId="77777777" w:rsidTr="009C2E17">
        <w:tc>
          <w:tcPr>
            <w:tcW w:w="1986" w:type="dxa"/>
          </w:tcPr>
          <w:p w14:paraId="19543B0E" w14:textId="77777777" w:rsidR="00E829FD" w:rsidRPr="00CB393F" w:rsidRDefault="00E829FD" w:rsidP="009C2E17">
            <w:pPr>
              <w:rPr>
                <w:rFonts w:cstheme="minorHAnsi"/>
                <w:sz w:val="24"/>
                <w:szCs w:val="24"/>
              </w:rPr>
            </w:pPr>
            <w:r w:rsidRPr="00CB393F">
              <w:rPr>
                <w:rFonts w:cstheme="minorHAnsi"/>
                <w:sz w:val="24"/>
                <w:szCs w:val="24"/>
              </w:rPr>
              <w:t>Ericsson Device Connection Platform (DCP) - MDM IoT Platform</w:t>
            </w:r>
          </w:p>
        </w:tc>
        <w:tc>
          <w:tcPr>
            <w:tcW w:w="1417" w:type="dxa"/>
          </w:tcPr>
          <w:p w14:paraId="4F6A4FA4" w14:textId="77777777" w:rsidR="00E829FD" w:rsidRPr="00CB393F" w:rsidRDefault="0097291C" w:rsidP="009C2E17">
            <w:pPr>
              <w:rPr>
                <w:rFonts w:cstheme="minorHAnsi"/>
                <w:sz w:val="24"/>
                <w:szCs w:val="24"/>
              </w:rPr>
            </w:pPr>
            <w:r>
              <w:rPr>
                <w:rFonts w:cstheme="minorHAnsi"/>
                <w:sz w:val="24"/>
                <w:szCs w:val="24"/>
              </w:rPr>
              <w:t>Có</w:t>
            </w:r>
          </w:p>
        </w:tc>
        <w:tc>
          <w:tcPr>
            <w:tcW w:w="1328" w:type="dxa"/>
          </w:tcPr>
          <w:p w14:paraId="3C7E3253" w14:textId="77777777" w:rsidR="00E829FD" w:rsidRPr="00CB393F" w:rsidRDefault="00E829FD" w:rsidP="009C2E17">
            <w:pPr>
              <w:rPr>
                <w:rFonts w:cstheme="minorHAnsi"/>
                <w:sz w:val="24"/>
                <w:szCs w:val="24"/>
              </w:rPr>
            </w:pPr>
            <w:r w:rsidRPr="00CB393F">
              <w:rPr>
                <w:rFonts w:cstheme="minorHAnsi"/>
                <w:sz w:val="24"/>
                <w:szCs w:val="24"/>
              </w:rPr>
              <w:t>REST API</w:t>
            </w:r>
          </w:p>
        </w:tc>
        <w:tc>
          <w:tcPr>
            <w:tcW w:w="1791" w:type="dxa"/>
          </w:tcPr>
          <w:p w14:paraId="505D7BA2" w14:textId="77777777" w:rsidR="00E829FD" w:rsidRPr="00CB393F" w:rsidRDefault="00E829FD" w:rsidP="009C2E17">
            <w:pPr>
              <w:rPr>
                <w:rFonts w:cstheme="minorHAnsi"/>
                <w:sz w:val="24"/>
                <w:szCs w:val="24"/>
              </w:rPr>
            </w:pPr>
            <w:r w:rsidRPr="00CB393F">
              <w:rPr>
                <w:rFonts w:cstheme="minorHAnsi"/>
                <w:sz w:val="24"/>
                <w:szCs w:val="24"/>
              </w:rPr>
              <w:t>CoAP</w:t>
            </w:r>
          </w:p>
          <w:p w14:paraId="2D5CDBC1" w14:textId="77777777" w:rsidR="00E829FD" w:rsidRPr="00CB393F" w:rsidRDefault="00E829FD" w:rsidP="009C2E17">
            <w:pPr>
              <w:rPr>
                <w:rFonts w:cstheme="minorHAnsi"/>
                <w:sz w:val="24"/>
                <w:szCs w:val="24"/>
              </w:rPr>
            </w:pPr>
          </w:p>
          <w:p w14:paraId="5E675626" w14:textId="77777777" w:rsidR="00E829FD" w:rsidRPr="00CB393F" w:rsidRDefault="00E829FD" w:rsidP="009C2E17">
            <w:pPr>
              <w:rPr>
                <w:rFonts w:cstheme="minorHAnsi"/>
                <w:sz w:val="24"/>
                <w:szCs w:val="24"/>
              </w:rPr>
            </w:pPr>
          </w:p>
          <w:p w14:paraId="3D60E43E" w14:textId="77777777" w:rsidR="00E829FD" w:rsidRPr="00CB393F" w:rsidRDefault="00E829FD" w:rsidP="009C2E17">
            <w:pPr>
              <w:rPr>
                <w:rFonts w:cstheme="minorHAnsi"/>
                <w:sz w:val="24"/>
                <w:szCs w:val="24"/>
              </w:rPr>
            </w:pPr>
          </w:p>
        </w:tc>
        <w:tc>
          <w:tcPr>
            <w:tcW w:w="2268" w:type="dxa"/>
          </w:tcPr>
          <w:p w14:paraId="492102B4" w14:textId="77777777" w:rsidR="00E829FD" w:rsidRPr="00CB393F" w:rsidRDefault="0097291C" w:rsidP="009C2E17">
            <w:pPr>
              <w:rPr>
                <w:rFonts w:cstheme="minorHAnsi"/>
                <w:sz w:val="24"/>
                <w:szCs w:val="24"/>
              </w:rPr>
            </w:pPr>
            <w:r>
              <w:rPr>
                <w:rFonts w:cstheme="minorHAnsi"/>
                <w:sz w:val="24"/>
                <w:szCs w:val="24"/>
              </w:rPr>
              <w:t>Không rõ</w:t>
            </w:r>
          </w:p>
        </w:tc>
        <w:tc>
          <w:tcPr>
            <w:tcW w:w="1559" w:type="dxa"/>
          </w:tcPr>
          <w:p w14:paraId="1271879D" w14:textId="77777777" w:rsidR="00E829FD" w:rsidRPr="00CB393F" w:rsidRDefault="0097291C" w:rsidP="009C2E17">
            <w:pPr>
              <w:rPr>
                <w:rFonts w:cstheme="minorHAnsi"/>
                <w:sz w:val="24"/>
                <w:szCs w:val="24"/>
              </w:rPr>
            </w:pPr>
            <w:r>
              <w:rPr>
                <w:rFonts w:cstheme="minorHAnsi"/>
                <w:sz w:val="24"/>
                <w:szCs w:val="24"/>
              </w:rPr>
              <w:t>Không có</w:t>
            </w:r>
          </w:p>
        </w:tc>
      </w:tr>
      <w:tr w:rsidR="00E829FD" w:rsidRPr="00CB393F" w14:paraId="0CA1F5FB" w14:textId="77777777" w:rsidTr="009C2E17">
        <w:tc>
          <w:tcPr>
            <w:tcW w:w="1986" w:type="dxa"/>
          </w:tcPr>
          <w:p w14:paraId="5DA4F966" w14:textId="77777777" w:rsidR="00E829FD" w:rsidRPr="00CB393F" w:rsidRDefault="00E829FD" w:rsidP="009C2E17">
            <w:pPr>
              <w:rPr>
                <w:rFonts w:cstheme="minorHAnsi"/>
                <w:sz w:val="24"/>
                <w:szCs w:val="24"/>
              </w:rPr>
            </w:pPr>
            <w:r w:rsidRPr="00CB393F">
              <w:rPr>
                <w:rFonts w:cstheme="minorHAnsi"/>
                <w:sz w:val="24"/>
                <w:szCs w:val="24"/>
              </w:rPr>
              <w:t>EVRYTHNG - IoT Smart Products Platform</w:t>
            </w:r>
          </w:p>
        </w:tc>
        <w:tc>
          <w:tcPr>
            <w:tcW w:w="1417" w:type="dxa"/>
          </w:tcPr>
          <w:p w14:paraId="1D00968C" w14:textId="77777777" w:rsidR="00E829FD" w:rsidRPr="00CB393F" w:rsidRDefault="0097291C" w:rsidP="009C2E17">
            <w:pPr>
              <w:rPr>
                <w:rFonts w:cstheme="minorHAnsi"/>
                <w:sz w:val="24"/>
                <w:szCs w:val="24"/>
              </w:rPr>
            </w:pPr>
            <w:r>
              <w:rPr>
                <w:rFonts w:cstheme="minorHAnsi"/>
                <w:sz w:val="24"/>
                <w:szCs w:val="24"/>
              </w:rPr>
              <w:t>Không có</w:t>
            </w:r>
          </w:p>
        </w:tc>
        <w:tc>
          <w:tcPr>
            <w:tcW w:w="1328" w:type="dxa"/>
          </w:tcPr>
          <w:p w14:paraId="3A9C4031" w14:textId="77777777" w:rsidR="00E829FD" w:rsidRPr="00CB393F" w:rsidRDefault="00E829FD" w:rsidP="009C2E17">
            <w:pPr>
              <w:rPr>
                <w:rFonts w:cstheme="minorHAnsi"/>
                <w:sz w:val="24"/>
                <w:szCs w:val="24"/>
              </w:rPr>
            </w:pPr>
            <w:r w:rsidRPr="00CB393F">
              <w:rPr>
                <w:rFonts w:cstheme="minorHAnsi"/>
                <w:sz w:val="24"/>
                <w:szCs w:val="24"/>
              </w:rPr>
              <w:t>REST API</w:t>
            </w:r>
          </w:p>
          <w:p w14:paraId="17576EA5" w14:textId="77777777" w:rsidR="00E829FD" w:rsidRPr="00CB393F" w:rsidRDefault="00E829FD" w:rsidP="009C2E17">
            <w:pPr>
              <w:rPr>
                <w:rFonts w:cstheme="minorHAnsi"/>
                <w:sz w:val="24"/>
                <w:szCs w:val="24"/>
              </w:rPr>
            </w:pPr>
          </w:p>
          <w:p w14:paraId="103C776D" w14:textId="77777777" w:rsidR="00E829FD" w:rsidRPr="00CB393F" w:rsidRDefault="00E829FD" w:rsidP="009C2E17">
            <w:pPr>
              <w:rPr>
                <w:rFonts w:cstheme="minorHAnsi"/>
                <w:sz w:val="24"/>
                <w:szCs w:val="24"/>
              </w:rPr>
            </w:pPr>
          </w:p>
        </w:tc>
        <w:tc>
          <w:tcPr>
            <w:tcW w:w="1791" w:type="dxa"/>
          </w:tcPr>
          <w:p w14:paraId="7ABE4F02" w14:textId="77777777" w:rsidR="00E829FD" w:rsidRPr="00CB393F" w:rsidRDefault="00E829FD" w:rsidP="009C2E17">
            <w:pPr>
              <w:rPr>
                <w:rFonts w:cstheme="minorHAnsi"/>
                <w:sz w:val="24"/>
                <w:szCs w:val="24"/>
              </w:rPr>
            </w:pPr>
            <w:r w:rsidRPr="00CB393F">
              <w:rPr>
                <w:rFonts w:cstheme="minorHAnsi"/>
                <w:sz w:val="24"/>
                <w:szCs w:val="24"/>
              </w:rPr>
              <w:t>MQTT,CoAP,</w:t>
            </w:r>
            <w:r w:rsidRPr="00CB393F">
              <w:rPr>
                <w:rFonts w:cstheme="minorHAnsi"/>
                <w:sz w:val="24"/>
                <w:szCs w:val="24"/>
              </w:rPr>
              <w:br/>
              <w:t>WebSockets</w:t>
            </w:r>
          </w:p>
          <w:p w14:paraId="71EA0BB1" w14:textId="77777777" w:rsidR="00E829FD" w:rsidRPr="00CB393F" w:rsidRDefault="00E829FD" w:rsidP="009C2E17">
            <w:pPr>
              <w:rPr>
                <w:rFonts w:cstheme="minorHAnsi"/>
                <w:sz w:val="24"/>
                <w:szCs w:val="24"/>
              </w:rPr>
            </w:pPr>
          </w:p>
          <w:p w14:paraId="3ACF6AD4" w14:textId="77777777" w:rsidR="00E829FD" w:rsidRPr="00CB393F" w:rsidRDefault="00E829FD" w:rsidP="009C2E17">
            <w:pPr>
              <w:rPr>
                <w:rFonts w:cstheme="minorHAnsi"/>
                <w:sz w:val="24"/>
                <w:szCs w:val="24"/>
              </w:rPr>
            </w:pPr>
          </w:p>
        </w:tc>
        <w:tc>
          <w:tcPr>
            <w:tcW w:w="2268" w:type="dxa"/>
          </w:tcPr>
          <w:p w14:paraId="424225A6" w14:textId="77777777" w:rsidR="00E829FD" w:rsidRPr="00CB393F" w:rsidRDefault="00E829FD" w:rsidP="009C2E17">
            <w:pPr>
              <w:rPr>
                <w:rFonts w:cstheme="minorHAnsi"/>
                <w:sz w:val="24"/>
                <w:szCs w:val="24"/>
              </w:rPr>
            </w:pPr>
            <w:r w:rsidRPr="00CB393F">
              <w:rPr>
                <w:rFonts w:cstheme="minorHAnsi"/>
                <w:sz w:val="24"/>
                <w:szCs w:val="24"/>
              </w:rPr>
              <w:t>Real-time analytics (Rules Engine)</w:t>
            </w:r>
          </w:p>
        </w:tc>
        <w:tc>
          <w:tcPr>
            <w:tcW w:w="1559" w:type="dxa"/>
          </w:tcPr>
          <w:p w14:paraId="7EAB3AF3" w14:textId="77777777" w:rsidR="00E829FD" w:rsidRPr="00CB393F" w:rsidRDefault="0097291C" w:rsidP="009C2E17">
            <w:pPr>
              <w:rPr>
                <w:rFonts w:cstheme="minorHAnsi"/>
                <w:sz w:val="24"/>
                <w:szCs w:val="24"/>
              </w:rPr>
            </w:pPr>
            <w:r>
              <w:rPr>
                <w:rFonts w:cstheme="minorHAnsi"/>
                <w:sz w:val="24"/>
                <w:szCs w:val="24"/>
              </w:rPr>
              <w:t>Có</w:t>
            </w:r>
            <w:r w:rsidR="00E829FD" w:rsidRPr="00CB393F">
              <w:rPr>
                <w:rFonts w:cstheme="minorHAnsi"/>
                <w:sz w:val="24"/>
                <w:szCs w:val="24"/>
              </w:rPr>
              <w:t xml:space="preserve"> (EVRYTHNG IoT Dashboard)</w:t>
            </w:r>
          </w:p>
          <w:p w14:paraId="0A0180D4" w14:textId="77777777" w:rsidR="00E829FD" w:rsidRPr="00CB393F" w:rsidRDefault="00E829FD" w:rsidP="009C2E17">
            <w:pPr>
              <w:rPr>
                <w:rFonts w:cstheme="minorHAnsi"/>
                <w:sz w:val="24"/>
                <w:szCs w:val="24"/>
              </w:rPr>
            </w:pPr>
          </w:p>
          <w:p w14:paraId="76B804ED" w14:textId="77777777" w:rsidR="00E829FD" w:rsidRPr="00CB393F" w:rsidRDefault="00E829FD" w:rsidP="009C2E17">
            <w:pPr>
              <w:rPr>
                <w:rFonts w:cstheme="minorHAnsi"/>
                <w:sz w:val="24"/>
                <w:szCs w:val="24"/>
              </w:rPr>
            </w:pPr>
          </w:p>
        </w:tc>
      </w:tr>
      <w:tr w:rsidR="00E829FD" w:rsidRPr="00CB393F" w14:paraId="3BEE1131" w14:textId="77777777" w:rsidTr="009C2E17">
        <w:tc>
          <w:tcPr>
            <w:tcW w:w="1986" w:type="dxa"/>
          </w:tcPr>
          <w:p w14:paraId="3C6657A7" w14:textId="77777777" w:rsidR="00E829FD" w:rsidRPr="00CB393F" w:rsidRDefault="00E829FD" w:rsidP="009C2E17">
            <w:pPr>
              <w:rPr>
                <w:rFonts w:cstheme="minorHAnsi"/>
                <w:sz w:val="24"/>
                <w:szCs w:val="24"/>
              </w:rPr>
            </w:pPr>
            <w:r w:rsidRPr="00CB393F">
              <w:rPr>
                <w:rFonts w:cstheme="minorHAnsi"/>
                <w:sz w:val="24"/>
                <w:szCs w:val="24"/>
              </w:rPr>
              <w:t>IBM IoT Foundation Device Cloud</w:t>
            </w:r>
          </w:p>
        </w:tc>
        <w:tc>
          <w:tcPr>
            <w:tcW w:w="1417" w:type="dxa"/>
          </w:tcPr>
          <w:p w14:paraId="3D3D87B9" w14:textId="77777777" w:rsidR="00E829FD" w:rsidRPr="00CB393F" w:rsidRDefault="0097291C" w:rsidP="009C2E17">
            <w:pPr>
              <w:rPr>
                <w:rFonts w:cstheme="minorHAnsi"/>
                <w:sz w:val="24"/>
                <w:szCs w:val="24"/>
              </w:rPr>
            </w:pPr>
            <w:r>
              <w:rPr>
                <w:rFonts w:cstheme="minorHAnsi"/>
                <w:sz w:val="24"/>
                <w:szCs w:val="24"/>
              </w:rPr>
              <w:t>Có</w:t>
            </w:r>
          </w:p>
        </w:tc>
        <w:tc>
          <w:tcPr>
            <w:tcW w:w="1328" w:type="dxa"/>
          </w:tcPr>
          <w:p w14:paraId="7C8C86D1" w14:textId="77777777" w:rsidR="00E829FD" w:rsidRPr="00CB393F" w:rsidRDefault="00E829FD" w:rsidP="009C2E17">
            <w:pPr>
              <w:rPr>
                <w:rFonts w:cstheme="minorHAnsi"/>
                <w:sz w:val="24"/>
                <w:szCs w:val="24"/>
              </w:rPr>
            </w:pPr>
            <w:r w:rsidRPr="00CB393F">
              <w:rPr>
                <w:rFonts w:cstheme="minorHAnsi"/>
                <w:sz w:val="24"/>
                <w:szCs w:val="24"/>
              </w:rPr>
              <w:t>REST and Real-time APIs</w:t>
            </w:r>
          </w:p>
        </w:tc>
        <w:tc>
          <w:tcPr>
            <w:tcW w:w="1791" w:type="dxa"/>
          </w:tcPr>
          <w:p w14:paraId="361CEC20" w14:textId="77777777" w:rsidR="00E829FD" w:rsidRPr="00CB393F" w:rsidRDefault="00E829FD" w:rsidP="009C2E17">
            <w:pPr>
              <w:rPr>
                <w:rFonts w:cstheme="minorHAnsi"/>
                <w:sz w:val="24"/>
                <w:szCs w:val="24"/>
              </w:rPr>
            </w:pPr>
            <w:r w:rsidRPr="00CB393F">
              <w:rPr>
                <w:rFonts w:cstheme="minorHAnsi"/>
                <w:sz w:val="24"/>
                <w:szCs w:val="24"/>
              </w:rPr>
              <w:t>MQTT, HTTPS</w:t>
            </w:r>
          </w:p>
        </w:tc>
        <w:tc>
          <w:tcPr>
            <w:tcW w:w="2268" w:type="dxa"/>
          </w:tcPr>
          <w:p w14:paraId="0E9B4632" w14:textId="77777777" w:rsidR="00E829FD" w:rsidRDefault="00E829FD" w:rsidP="009C2E17">
            <w:pPr>
              <w:rPr>
                <w:rFonts w:cstheme="minorHAnsi"/>
                <w:sz w:val="24"/>
                <w:szCs w:val="24"/>
              </w:rPr>
            </w:pPr>
            <w:r w:rsidRPr="00CB393F">
              <w:rPr>
                <w:rFonts w:cstheme="minorHAnsi"/>
                <w:sz w:val="24"/>
                <w:szCs w:val="24"/>
              </w:rPr>
              <w:t>Real-time analytics (IBM IoT Real-Time Insights)</w:t>
            </w:r>
          </w:p>
          <w:p w14:paraId="75E092F9" w14:textId="77777777" w:rsidR="00CB393F" w:rsidRPr="00CB393F" w:rsidRDefault="00CB393F" w:rsidP="009C2E17">
            <w:pPr>
              <w:rPr>
                <w:rFonts w:cstheme="minorHAnsi"/>
                <w:sz w:val="24"/>
                <w:szCs w:val="24"/>
              </w:rPr>
            </w:pPr>
            <w:r>
              <w:rPr>
                <w:rFonts w:cstheme="minorHAnsi"/>
                <w:sz w:val="24"/>
                <w:szCs w:val="24"/>
              </w:rPr>
              <w:t xml:space="preserve">                                                          </w:t>
            </w:r>
          </w:p>
        </w:tc>
        <w:tc>
          <w:tcPr>
            <w:tcW w:w="1559" w:type="dxa"/>
          </w:tcPr>
          <w:p w14:paraId="43735E1B" w14:textId="77777777" w:rsidR="00E829FD" w:rsidRPr="00CB393F" w:rsidRDefault="0097291C" w:rsidP="009C2E17">
            <w:pPr>
              <w:rPr>
                <w:rFonts w:cstheme="minorHAnsi"/>
                <w:sz w:val="24"/>
                <w:szCs w:val="24"/>
              </w:rPr>
            </w:pPr>
            <w:r>
              <w:rPr>
                <w:rFonts w:cstheme="minorHAnsi"/>
                <w:sz w:val="24"/>
                <w:szCs w:val="24"/>
              </w:rPr>
              <w:t>Có</w:t>
            </w:r>
            <w:r w:rsidR="00E829FD" w:rsidRPr="00CB393F">
              <w:rPr>
                <w:rFonts w:cstheme="minorHAnsi"/>
                <w:sz w:val="24"/>
                <w:szCs w:val="24"/>
              </w:rPr>
              <w:t xml:space="preserve"> (Web portal)</w:t>
            </w:r>
          </w:p>
        </w:tc>
      </w:tr>
      <w:tr w:rsidR="00E829FD" w:rsidRPr="00CB393F" w14:paraId="5C2FF8BD" w14:textId="77777777" w:rsidTr="009C2E17">
        <w:tc>
          <w:tcPr>
            <w:tcW w:w="1986" w:type="dxa"/>
          </w:tcPr>
          <w:p w14:paraId="37166768" w14:textId="77777777" w:rsidR="00E829FD" w:rsidRPr="00CB393F" w:rsidRDefault="00E829FD" w:rsidP="009C2E17">
            <w:pPr>
              <w:rPr>
                <w:rFonts w:cstheme="minorHAnsi"/>
                <w:sz w:val="24"/>
                <w:szCs w:val="24"/>
              </w:rPr>
            </w:pPr>
            <w:r w:rsidRPr="00CB393F">
              <w:rPr>
                <w:rFonts w:cstheme="minorHAnsi"/>
                <w:sz w:val="24"/>
                <w:szCs w:val="24"/>
              </w:rPr>
              <w:t>ParStream - IoT Analytics Platform (arcquired by Cisco)</w:t>
            </w:r>
          </w:p>
        </w:tc>
        <w:tc>
          <w:tcPr>
            <w:tcW w:w="1417" w:type="dxa"/>
          </w:tcPr>
          <w:p w14:paraId="7189DC1E" w14:textId="77777777" w:rsidR="00E829FD" w:rsidRPr="00CB393F" w:rsidRDefault="0097291C" w:rsidP="009C2E17">
            <w:pPr>
              <w:rPr>
                <w:rFonts w:cstheme="minorHAnsi"/>
                <w:sz w:val="24"/>
                <w:szCs w:val="24"/>
              </w:rPr>
            </w:pPr>
            <w:r>
              <w:rPr>
                <w:rFonts w:cstheme="minorHAnsi"/>
                <w:sz w:val="24"/>
                <w:szCs w:val="24"/>
              </w:rPr>
              <w:t>Không có</w:t>
            </w:r>
          </w:p>
        </w:tc>
        <w:tc>
          <w:tcPr>
            <w:tcW w:w="1328" w:type="dxa"/>
          </w:tcPr>
          <w:p w14:paraId="50CE54D9" w14:textId="77777777" w:rsidR="00E829FD" w:rsidRPr="00CB393F" w:rsidRDefault="00E829FD" w:rsidP="009C2E17">
            <w:pPr>
              <w:rPr>
                <w:rFonts w:cstheme="minorHAnsi"/>
                <w:sz w:val="24"/>
                <w:szCs w:val="24"/>
              </w:rPr>
            </w:pPr>
            <w:r w:rsidRPr="00CB393F">
              <w:rPr>
                <w:rFonts w:cstheme="minorHAnsi"/>
                <w:sz w:val="24"/>
                <w:szCs w:val="24"/>
              </w:rPr>
              <w:t>R, UDX API</w:t>
            </w:r>
          </w:p>
        </w:tc>
        <w:tc>
          <w:tcPr>
            <w:tcW w:w="1791" w:type="dxa"/>
          </w:tcPr>
          <w:p w14:paraId="1699DCAE" w14:textId="77777777" w:rsidR="00E829FD" w:rsidRPr="00CB393F" w:rsidRDefault="00E829FD" w:rsidP="009C2E17">
            <w:pPr>
              <w:rPr>
                <w:rFonts w:cstheme="minorHAnsi"/>
                <w:sz w:val="24"/>
                <w:szCs w:val="24"/>
              </w:rPr>
            </w:pPr>
            <w:r w:rsidRPr="00CB393F">
              <w:rPr>
                <w:rFonts w:cstheme="minorHAnsi"/>
                <w:sz w:val="24"/>
                <w:szCs w:val="24"/>
              </w:rPr>
              <w:t>MQTT</w:t>
            </w:r>
          </w:p>
        </w:tc>
        <w:tc>
          <w:tcPr>
            <w:tcW w:w="2268" w:type="dxa"/>
          </w:tcPr>
          <w:p w14:paraId="27B3BC81" w14:textId="77777777" w:rsidR="00E829FD" w:rsidRPr="00CB393F" w:rsidRDefault="00E829FD" w:rsidP="009C2E17">
            <w:pPr>
              <w:rPr>
                <w:rFonts w:cstheme="minorHAnsi"/>
                <w:sz w:val="24"/>
                <w:szCs w:val="24"/>
              </w:rPr>
            </w:pPr>
            <w:r w:rsidRPr="00CB393F">
              <w:rPr>
                <w:rFonts w:cstheme="minorHAnsi"/>
                <w:sz w:val="24"/>
                <w:szCs w:val="24"/>
              </w:rPr>
              <w:t>Real-time analytics, Batch analytics (ParStream DB)</w:t>
            </w:r>
          </w:p>
        </w:tc>
        <w:tc>
          <w:tcPr>
            <w:tcW w:w="1559" w:type="dxa"/>
          </w:tcPr>
          <w:p w14:paraId="35536AAB" w14:textId="77777777" w:rsidR="00E829FD" w:rsidRPr="00CB393F" w:rsidRDefault="0097291C" w:rsidP="009C2E17">
            <w:pPr>
              <w:rPr>
                <w:rFonts w:cstheme="minorHAnsi"/>
                <w:sz w:val="24"/>
                <w:szCs w:val="24"/>
              </w:rPr>
            </w:pPr>
            <w:r>
              <w:rPr>
                <w:rFonts w:cstheme="minorHAnsi"/>
                <w:sz w:val="24"/>
                <w:szCs w:val="24"/>
              </w:rPr>
              <w:t>Có</w:t>
            </w:r>
            <w:r w:rsidR="00E829FD" w:rsidRPr="00CB393F">
              <w:rPr>
                <w:rFonts w:cstheme="minorHAnsi"/>
                <w:sz w:val="24"/>
                <w:szCs w:val="24"/>
              </w:rPr>
              <w:t xml:space="preserve"> (ParStream Management Console)</w:t>
            </w:r>
          </w:p>
        </w:tc>
      </w:tr>
      <w:tr w:rsidR="00E829FD" w:rsidRPr="00CB393F" w14:paraId="5B912E65" w14:textId="77777777" w:rsidTr="009C2E17">
        <w:tc>
          <w:tcPr>
            <w:tcW w:w="1986" w:type="dxa"/>
          </w:tcPr>
          <w:p w14:paraId="3766439A" w14:textId="77777777" w:rsidR="00E829FD" w:rsidRPr="00CB393F" w:rsidRDefault="00E829FD" w:rsidP="009C2E17">
            <w:pPr>
              <w:rPr>
                <w:rFonts w:cstheme="minorHAnsi"/>
                <w:sz w:val="24"/>
                <w:szCs w:val="24"/>
              </w:rPr>
            </w:pPr>
            <w:r w:rsidRPr="00CB393F">
              <w:rPr>
                <w:rFonts w:cstheme="minorHAnsi"/>
                <w:sz w:val="24"/>
                <w:szCs w:val="24"/>
              </w:rPr>
              <w:t>PLAT.ONE - end-to-end IoT and M2M application platform</w:t>
            </w:r>
          </w:p>
        </w:tc>
        <w:tc>
          <w:tcPr>
            <w:tcW w:w="1417" w:type="dxa"/>
          </w:tcPr>
          <w:p w14:paraId="693C35B9" w14:textId="77777777" w:rsidR="00E829FD" w:rsidRPr="00CB393F" w:rsidRDefault="00E829FD" w:rsidP="009C2E17">
            <w:pPr>
              <w:rPr>
                <w:rFonts w:cstheme="minorHAnsi"/>
                <w:sz w:val="24"/>
                <w:szCs w:val="24"/>
              </w:rPr>
            </w:pPr>
          </w:p>
          <w:p w14:paraId="45E5DEB0" w14:textId="77777777" w:rsidR="00E829FD" w:rsidRPr="00CB393F" w:rsidRDefault="0097291C" w:rsidP="009C2E17">
            <w:pPr>
              <w:rPr>
                <w:rFonts w:cstheme="minorHAnsi"/>
                <w:sz w:val="24"/>
                <w:szCs w:val="24"/>
              </w:rPr>
            </w:pPr>
            <w:r>
              <w:rPr>
                <w:rFonts w:cstheme="minorHAnsi"/>
                <w:sz w:val="24"/>
                <w:szCs w:val="24"/>
              </w:rPr>
              <w:t>Có</w:t>
            </w:r>
          </w:p>
          <w:p w14:paraId="1E9CCFAB" w14:textId="77777777" w:rsidR="00E829FD" w:rsidRPr="00CB393F" w:rsidRDefault="00E829FD" w:rsidP="009C2E17">
            <w:pPr>
              <w:rPr>
                <w:rFonts w:cstheme="minorHAnsi"/>
                <w:sz w:val="24"/>
                <w:szCs w:val="24"/>
              </w:rPr>
            </w:pPr>
            <w:r w:rsidRPr="00CB393F">
              <w:rPr>
                <w:rFonts w:cstheme="minorHAnsi"/>
                <w:sz w:val="24"/>
                <w:szCs w:val="24"/>
              </w:rPr>
              <w:tab/>
            </w:r>
          </w:p>
        </w:tc>
        <w:tc>
          <w:tcPr>
            <w:tcW w:w="1328" w:type="dxa"/>
          </w:tcPr>
          <w:p w14:paraId="00D7A2C6" w14:textId="77777777" w:rsidR="00E829FD" w:rsidRPr="00CB393F" w:rsidRDefault="00E829FD" w:rsidP="009C2E17">
            <w:pPr>
              <w:rPr>
                <w:rFonts w:cstheme="minorHAnsi"/>
                <w:sz w:val="24"/>
                <w:szCs w:val="24"/>
              </w:rPr>
            </w:pPr>
            <w:r w:rsidRPr="00CB393F">
              <w:rPr>
                <w:rFonts w:cstheme="minorHAnsi"/>
                <w:sz w:val="24"/>
                <w:szCs w:val="24"/>
              </w:rPr>
              <w:t>REST API</w:t>
            </w:r>
          </w:p>
        </w:tc>
        <w:tc>
          <w:tcPr>
            <w:tcW w:w="1791" w:type="dxa"/>
          </w:tcPr>
          <w:p w14:paraId="6B8C3CA0" w14:textId="77777777" w:rsidR="00E829FD" w:rsidRPr="00CB393F" w:rsidRDefault="00E829FD" w:rsidP="009C2E17">
            <w:pPr>
              <w:rPr>
                <w:rFonts w:cstheme="minorHAnsi"/>
                <w:sz w:val="24"/>
                <w:szCs w:val="24"/>
              </w:rPr>
            </w:pPr>
            <w:r w:rsidRPr="00CB393F">
              <w:rPr>
                <w:rFonts w:cstheme="minorHAnsi"/>
                <w:sz w:val="24"/>
                <w:szCs w:val="24"/>
              </w:rPr>
              <w:t>Link Encryption (SSL), Identity Management (LDAP)</w:t>
            </w:r>
          </w:p>
        </w:tc>
        <w:tc>
          <w:tcPr>
            <w:tcW w:w="2268" w:type="dxa"/>
          </w:tcPr>
          <w:p w14:paraId="7DFEB6E4" w14:textId="77777777" w:rsidR="00E829FD" w:rsidRPr="00CB393F" w:rsidRDefault="00E829FD" w:rsidP="009C2E17">
            <w:pPr>
              <w:rPr>
                <w:rFonts w:cstheme="minorHAnsi"/>
                <w:sz w:val="24"/>
                <w:szCs w:val="24"/>
              </w:rPr>
            </w:pPr>
            <w:r w:rsidRPr="00CB393F">
              <w:rPr>
                <w:rFonts w:cstheme="minorHAnsi"/>
                <w:sz w:val="24"/>
                <w:szCs w:val="24"/>
              </w:rPr>
              <w:t>MQTT, SNMP</w:t>
            </w:r>
          </w:p>
        </w:tc>
        <w:tc>
          <w:tcPr>
            <w:tcW w:w="1559" w:type="dxa"/>
          </w:tcPr>
          <w:p w14:paraId="2FBB3C72" w14:textId="77777777" w:rsidR="00E829FD" w:rsidRPr="00CB393F" w:rsidRDefault="0097291C" w:rsidP="009C2E17">
            <w:pPr>
              <w:rPr>
                <w:rFonts w:cstheme="minorHAnsi"/>
                <w:sz w:val="24"/>
                <w:szCs w:val="24"/>
              </w:rPr>
            </w:pPr>
            <w:r>
              <w:rPr>
                <w:rFonts w:cstheme="minorHAnsi"/>
                <w:sz w:val="24"/>
                <w:szCs w:val="24"/>
              </w:rPr>
              <w:t>Không rõ</w:t>
            </w:r>
          </w:p>
          <w:p w14:paraId="3D0A9F61" w14:textId="77777777" w:rsidR="00E829FD" w:rsidRPr="00CB393F" w:rsidRDefault="00E829FD" w:rsidP="009C2E17">
            <w:pPr>
              <w:rPr>
                <w:rFonts w:cstheme="minorHAnsi"/>
                <w:sz w:val="24"/>
                <w:szCs w:val="24"/>
              </w:rPr>
            </w:pPr>
          </w:p>
        </w:tc>
      </w:tr>
      <w:tr w:rsidR="00E829FD" w:rsidRPr="00CB393F" w14:paraId="3E034982" w14:textId="77777777" w:rsidTr="009C2E17">
        <w:tc>
          <w:tcPr>
            <w:tcW w:w="1986" w:type="dxa"/>
          </w:tcPr>
          <w:p w14:paraId="6BADB094" w14:textId="77777777" w:rsidR="00E829FD" w:rsidRPr="00CB393F" w:rsidRDefault="00E829FD" w:rsidP="009C2E17">
            <w:pPr>
              <w:rPr>
                <w:rFonts w:cstheme="minorHAnsi"/>
                <w:sz w:val="24"/>
                <w:szCs w:val="24"/>
              </w:rPr>
            </w:pPr>
            <w:r w:rsidRPr="00CB393F">
              <w:rPr>
                <w:rFonts w:cstheme="minorHAnsi"/>
                <w:sz w:val="24"/>
                <w:szCs w:val="24"/>
              </w:rPr>
              <w:lastRenderedPageBreak/>
              <w:t>ThingWorx - MDM IoT Platform</w:t>
            </w:r>
          </w:p>
        </w:tc>
        <w:tc>
          <w:tcPr>
            <w:tcW w:w="1417" w:type="dxa"/>
          </w:tcPr>
          <w:p w14:paraId="015C2072" w14:textId="77777777" w:rsidR="00E829FD" w:rsidRPr="00CB393F" w:rsidRDefault="0097291C" w:rsidP="009C2E17">
            <w:pPr>
              <w:rPr>
                <w:rFonts w:cstheme="minorHAnsi"/>
                <w:sz w:val="24"/>
                <w:szCs w:val="24"/>
              </w:rPr>
            </w:pPr>
            <w:r>
              <w:rPr>
                <w:rFonts w:cstheme="minorHAnsi"/>
                <w:sz w:val="24"/>
                <w:szCs w:val="24"/>
              </w:rPr>
              <w:t>Có</w:t>
            </w:r>
          </w:p>
          <w:p w14:paraId="4655607F" w14:textId="77777777" w:rsidR="00E829FD" w:rsidRPr="00CB393F" w:rsidRDefault="00E829FD" w:rsidP="009C2E17">
            <w:pPr>
              <w:rPr>
                <w:rFonts w:cstheme="minorHAnsi"/>
                <w:sz w:val="24"/>
                <w:szCs w:val="24"/>
              </w:rPr>
            </w:pPr>
          </w:p>
        </w:tc>
        <w:tc>
          <w:tcPr>
            <w:tcW w:w="1328" w:type="dxa"/>
          </w:tcPr>
          <w:p w14:paraId="5463D2FC" w14:textId="77777777" w:rsidR="00E829FD" w:rsidRPr="00CB393F" w:rsidRDefault="00E829FD" w:rsidP="009C2E17">
            <w:pPr>
              <w:rPr>
                <w:rFonts w:cstheme="minorHAnsi"/>
                <w:sz w:val="24"/>
                <w:szCs w:val="24"/>
              </w:rPr>
            </w:pPr>
            <w:r w:rsidRPr="00CB393F">
              <w:rPr>
                <w:rFonts w:cstheme="minorHAnsi"/>
                <w:sz w:val="24"/>
                <w:szCs w:val="24"/>
              </w:rPr>
              <w:t>REST API</w:t>
            </w:r>
          </w:p>
        </w:tc>
        <w:tc>
          <w:tcPr>
            <w:tcW w:w="1791" w:type="dxa"/>
          </w:tcPr>
          <w:p w14:paraId="14A1F39A" w14:textId="77777777" w:rsidR="00E829FD" w:rsidRPr="00CB393F" w:rsidRDefault="00E829FD" w:rsidP="009C2E17">
            <w:pPr>
              <w:rPr>
                <w:rFonts w:cstheme="minorHAnsi"/>
                <w:sz w:val="24"/>
                <w:szCs w:val="24"/>
              </w:rPr>
            </w:pPr>
            <w:r w:rsidRPr="00CB393F">
              <w:rPr>
                <w:rFonts w:cstheme="minorHAnsi"/>
                <w:sz w:val="24"/>
                <w:szCs w:val="24"/>
              </w:rPr>
              <w:t>MQTT, AMQP, XMPP, CoAP, DDS, WebSockets</w:t>
            </w:r>
          </w:p>
          <w:p w14:paraId="240B1D8F" w14:textId="77777777" w:rsidR="00E829FD" w:rsidRPr="00CB393F" w:rsidRDefault="00E829FD" w:rsidP="009C2E17">
            <w:pPr>
              <w:rPr>
                <w:rFonts w:cstheme="minorHAnsi"/>
                <w:sz w:val="24"/>
                <w:szCs w:val="24"/>
              </w:rPr>
            </w:pPr>
          </w:p>
        </w:tc>
        <w:tc>
          <w:tcPr>
            <w:tcW w:w="2268" w:type="dxa"/>
          </w:tcPr>
          <w:p w14:paraId="5979BCC8" w14:textId="77777777" w:rsidR="00E829FD" w:rsidRPr="00CB393F" w:rsidRDefault="00E829FD" w:rsidP="009C2E17">
            <w:pPr>
              <w:rPr>
                <w:rFonts w:cstheme="minorHAnsi"/>
                <w:sz w:val="24"/>
                <w:szCs w:val="24"/>
              </w:rPr>
            </w:pPr>
            <w:r w:rsidRPr="00CB393F">
              <w:rPr>
                <w:rFonts w:cstheme="minorHAnsi"/>
                <w:sz w:val="24"/>
                <w:szCs w:val="24"/>
              </w:rPr>
              <w:t>Predictive analytics(ThingWorx Machine Learning), Real-time analytics (ParStream DB)</w:t>
            </w:r>
          </w:p>
          <w:p w14:paraId="2E4C2996" w14:textId="77777777" w:rsidR="00E829FD" w:rsidRPr="00CB393F" w:rsidRDefault="00E829FD" w:rsidP="009C2E17">
            <w:pPr>
              <w:rPr>
                <w:rFonts w:cstheme="minorHAnsi"/>
                <w:sz w:val="24"/>
                <w:szCs w:val="24"/>
              </w:rPr>
            </w:pPr>
          </w:p>
          <w:p w14:paraId="3AE42CAB" w14:textId="77777777" w:rsidR="00E829FD" w:rsidRPr="00CB393F" w:rsidRDefault="00E829FD" w:rsidP="009C2E17">
            <w:pPr>
              <w:rPr>
                <w:rFonts w:cstheme="minorHAnsi"/>
                <w:sz w:val="24"/>
                <w:szCs w:val="24"/>
              </w:rPr>
            </w:pPr>
          </w:p>
        </w:tc>
        <w:tc>
          <w:tcPr>
            <w:tcW w:w="1559" w:type="dxa"/>
          </w:tcPr>
          <w:p w14:paraId="5E927968" w14:textId="77777777" w:rsidR="00E829FD" w:rsidRPr="00CB393F" w:rsidRDefault="0097291C" w:rsidP="009C2E17">
            <w:pPr>
              <w:rPr>
                <w:rFonts w:cstheme="minorHAnsi"/>
                <w:sz w:val="24"/>
                <w:szCs w:val="24"/>
              </w:rPr>
            </w:pPr>
            <w:r>
              <w:rPr>
                <w:rFonts w:cstheme="minorHAnsi"/>
                <w:sz w:val="24"/>
                <w:szCs w:val="24"/>
              </w:rPr>
              <w:t>Có</w:t>
            </w:r>
            <w:r w:rsidR="00E829FD" w:rsidRPr="00CB393F">
              <w:rPr>
                <w:rFonts w:cstheme="minorHAnsi"/>
                <w:sz w:val="24"/>
                <w:szCs w:val="24"/>
              </w:rPr>
              <w:t xml:space="preserve"> (ThingWorx SQUEAL)</w:t>
            </w:r>
          </w:p>
          <w:p w14:paraId="34486A17" w14:textId="77777777" w:rsidR="00E829FD" w:rsidRPr="00CB393F" w:rsidRDefault="00E829FD" w:rsidP="009C2E17">
            <w:pPr>
              <w:rPr>
                <w:rFonts w:cstheme="minorHAnsi"/>
                <w:sz w:val="24"/>
                <w:szCs w:val="24"/>
              </w:rPr>
            </w:pPr>
          </w:p>
          <w:p w14:paraId="591ACFFE" w14:textId="77777777" w:rsidR="00E829FD" w:rsidRPr="00CB393F" w:rsidRDefault="00E829FD" w:rsidP="009C2E17">
            <w:pPr>
              <w:rPr>
                <w:rFonts w:cstheme="minorHAnsi"/>
                <w:sz w:val="24"/>
                <w:szCs w:val="24"/>
              </w:rPr>
            </w:pPr>
          </w:p>
          <w:p w14:paraId="74AA22BB" w14:textId="77777777" w:rsidR="00E829FD" w:rsidRPr="00CB393F" w:rsidRDefault="00E829FD" w:rsidP="009C2E17">
            <w:pPr>
              <w:rPr>
                <w:rFonts w:cstheme="minorHAnsi"/>
                <w:sz w:val="24"/>
                <w:szCs w:val="24"/>
              </w:rPr>
            </w:pPr>
          </w:p>
        </w:tc>
      </w:tr>
      <w:tr w:rsidR="00E829FD" w14:paraId="7DEB5869" w14:textId="77777777" w:rsidTr="009C2E17">
        <w:tc>
          <w:tcPr>
            <w:tcW w:w="1986" w:type="dxa"/>
          </w:tcPr>
          <w:p w14:paraId="1F27D785" w14:textId="77777777" w:rsidR="00E829FD" w:rsidRPr="00CB393F" w:rsidRDefault="00E829FD" w:rsidP="009C2E17">
            <w:pPr>
              <w:rPr>
                <w:rFonts w:cstheme="minorHAnsi"/>
                <w:sz w:val="24"/>
                <w:szCs w:val="24"/>
              </w:rPr>
            </w:pPr>
            <w:r w:rsidRPr="00CB393F">
              <w:rPr>
                <w:rFonts w:cstheme="minorHAnsi"/>
                <w:sz w:val="24"/>
                <w:szCs w:val="24"/>
              </w:rPr>
              <w:t>Xively- PaaS enterprise IoT platform</w:t>
            </w:r>
          </w:p>
          <w:p w14:paraId="5683D43E" w14:textId="77777777" w:rsidR="00E829FD" w:rsidRPr="00CB393F" w:rsidRDefault="00E829FD" w:rsidP="009C2E17">
            <w:pPr>
              <w:rPr>
                <w:rFonts w:cstheme="minorHAnsi"/>
                <w:sz w:val="24"/>
                <w:szCs w:val="24"/>
              </w:rPr>
            </w:pPr>
          </w:p>
        </w:tc>
        <w:tc>
          <w:tcPr>
            <w:tcW w:w="1417" w:type="dxa"/>
          </w:tcPr>
          <w:p w14:paraId="1A7240F1" w14:textId="77777777" w:rsidR="00E829FD" w:rsidRPr="00CB393F" w:rsidRDefault="0097291C" w:rsidP="009C2E17">
            <w:pPr>
              <w:rPr>
                <w:rFonts w:cstheme="minorHAnsi"/>
                <w:sz w:val="24"/>
                <w:szCs w:val="24"/>
              </w:rPr>
            </w:pPr>
            <w:r>
              <w:rPr>
                <w:rFonts w:cstheme="minorHAnsi"/>
                <w:sz w:val="24"/>
                <w:szCs w:val="24"/>
              </w:rPr>
              <w:t>Không có</w:t>
            </w:r>
          </w:p>
        </w:tc>
        <w:tc>
          <w:tcPr>
            <w:tcW w:w="1328" w:type="dxa"/>
          </w:tcPr>
          <w:p w14:paraId="2C321F0A" w14:textId="77777777" w:rsidR="00E829FD" w:rsidRPr="00CB393F" w:rsidRDefault="00E829FD" w:rsidP="009C2E17">
            <w:pPr>
              <w:rPr>
                <w:rFonts w:cstheme="minorHAnsi"/>
                <w:sz w:val="24"/>
                <w:szCs w:val="24"/>
              </w:rPr>
            </w:pPr>
            <w:r w:rsidRPr="00CB393F">
              <w:rPr>
                <w:rFonts w:cstheme="minorHAnsi"/>
                <w:sz w:val="24"/>
                <w:szCs w:val="24"/>
              </w:rPr>
              <w:t>REST API</w:t>
            </w:r>
          </w:p>
        </w:tc>
        <w:tc>
          <w:tcPr>
            <w:tcW w:w="1791" w:type="dxa"/>
          </w:tcPr>
          <w:p w14:paraId="19DD9309" w14:textId="77777777" w:rsidR="00E829FD" w:rsidRPr="00CB393F" w:rsidRDefault="00E829FD" w:rsidP="009C2E17">
            <w:pPr>
              <w:rPr>
                <w:rFonts w:cstheme="minorHAnsi"/>
                <w:sz w:val="24"/>
                <w:szCs w:val="24"/>
              </w:rPr>
            </w:pPr>
            <w:r w:rsidRPr="00CB393F">
              <w:rPr>
                <w:rFonts w:cstheme="minorHAnsi"/>
                <w:sz w:val="24"/>
                <w:szCs w:val="24"/>
              </w:rPr>
              <w:t>HTTP, HTTPS, Sockets/ Websocket, MQTT</w:t>
            </w:r>
          </w:p>
        </w:tc>
        <w:tc>
          <w:tcPr>
            <w:tcW w:w="2268" w:type="dxa"/>
          </w:tcPr>
          <w:p w14:paraId="645E6FEC" w14:textId="77777777" w:rsidR="00E829FD" w:rsidRPr="00CB393F" w:rsidRDefault="0097291C" w:rsidP="009C2E17">
            <w:pPr>
              <w:rPr>
                <w:rFonts w:cstheme="minorHAnsi"/>
                <w:sz w:val="24"/>
                <w:szCs w:val="24"/>
              </w:rPr>
            </w:pPr>
            <w:r>
              <w:rPr>
                <w:rFonts w:cstheme="minorHAnsi"/>
                <w:sz w:val="24"/>
                <w:szCs w:val="24"/>
              </w:rPr>
              <w:t>Không rõ</w:t>
            </w:r>
          </w:p>
        </w:tc>
        <w:tc>
          <w:tcPr>
            <w:tcW w:w="1559" w:type="dxa"/>
          </w:tcPr>
          <w:p w14:paraId="15F89EA8" w14:textId="77777777" w:rsidR="00E829FD" w:rsidRPr="00CB393F" w:rsidRDefault="0097291C" w:rsidP="009C2E17">
            <w:pPr>
              <w:rPr>
                <w:rFonts w:cstheme="minorHAnsi"/>
                <w:sz w:val="24"/>
                <w:szCs w:val="24"/>
              </w:rPr>
            </w:pPr>
            <w:r>
              <w:rPr>
                <w:rFonts w:cstheme="minorHAnsi"/>
                <w:sz w:val="24"/>
                <w:szCs w:val="24"/>
              </w:rPr>
              <w:t>Có</w:t>
            </w:r>
            <w:r w:rsidR="00E829FD" w:rsidRPr="00CB393F">
              <w:rPr>
                <w:rFonts w:cstheme="minorHAnsi"/>
                <w:sz w:val="24"/>
                <w:szCs w:val="24"/>
              </w:rPr>
              <w:t xml:space="preserve"> (Management console)</w:t>
            </w:r>
          </w:p>
        </w:tc>
      </w:tr>
    </w:tbl>
    <w:p w14:paraId="48ABBBFD" w14:textId="77777777" w:rsidR="002C63BE" w:rsidRDefault="002C63BE" w:rsidP="005C664D">
      <w:pPr>
        <w:pStyle w:val="Style1"/>
        <w:jc w:val="both"/>
      </w:pPr>
    </w:p>
    <w:p w14:paraId="7F57BEE2" w14:textId="77777777" w:rsidR="00E92C94" w:rsidRDefault="00E92C94">
      <w:pPr>
        <w:rPr>
          <w:rFonts w:asciiTheme="majorHAnsi" w:eastAsiaTheme="majorEastAsia" w:hAnsiTheme="majorHAnsi" w:cs="Mangal"/>
          <w:b/>
          <w:bCs/>
          <w:color w:val="4F81BD" w:themeColor="accent1"/>
          <w:sz w:val="32"/>
          <w:szCs w:val="23"/>
        </w:rPr>
      </w:pPr>
      <w:r>
        <w:br w:type="page"/>
      </w:r>
    </w:p>
    <w:p w14:paraId="6442EC78" w14:textId="77777777" w:rsidR="00720456" w:rsidRDefault="00C24370" w:rsidP="005C664D">
      <w:pPr>
        <w:pStyle w:val="Heading2"/>
        <w:jc w:val="both"/>
      </w:pPr>
      <w:bookmarkStart w:id="58" w:name="_Toc470201055"/>
      <w:r>
        <w:lastRenderedPageBreak/>
        <w:t>4</w:t>
      </w:r>
      <w:r w:rsidR="00387669" w:rsidRPr="003A17BD">
        <w:t>, Đặt vấn đề</w:t>
      </w:r>
      <w:bookmarkEnd w:id="58"/>
    </w:p>
    <w:p w14:paraId="7676A7E9" w14:textId="77777777" w:rsidR="00071CCF" w:rsidRDefault="00071CCF" w:rsidP="005C664D">
      <w:pPr>
        <w:pStyle w:val="Heading3"/>
        <w:jc w:val="both"/>
      </w:pPr>
      <w:bookmarkStart w:id="59" w:name="_Toc470201056"/>
      <w:r>
        <w:t>4.1 Đưa ra bài toán</w:t>
      </w:r>
      <w:bookmarkEnd w:id="59"/>
    </w:p>
    <w:p w14:paraId="41147A33" w14:textId="551B6B60" w:rsidR="00066DE2" w:rsidRDefault="00560F8B" w:rsidP="005C664D">
      <w:pPr>
        <w:pStyle w:val="Style1"/>
        <w:jc w:val="both"/>
      </w:pPr>
      <w:r>
        <w:t xml:space="preserve">Đồ </w:t>
      </w:r>
      <w:proofErr w:type="gramStart"/>
      <w:r>
        <w:t>án</w:t>
      </w:r>
      <w:proofErr w:type="gramEnd"/>
      <w:r>
        <w:t xml:space="preserve"> hình thành từ giả thiết </w:t>
      </w:r>
      <w:r w:rsidR="00B947CD">
        <w:t>một ngôi nhà gồm nhiều phòng, trong đó phòng khách được lắp đặt hệ thống nhà thông minh như hình dưới.</w:t>
      </w:r>
    </w:p>
    <w:p w14:paraId="49A0C760" w14:textId="77777777" w:rsidR="00066DE2" w:rsidRDefault="00066DE2" w:rsidP="00DC743A">
      <w:pPr>
        <w:pStyle w:val="Style1"/>
        <w:keepNext/>
        <w:jc w:val="center"/>
      </w:pPr>
      <w:r>
        <w:rPr>
          <w:noProof/>
          <w:lang w:eastAsia="en-US" w:bidi="ar-SA"/>
        </w:rPr>
        <w:drawing>
          <wp:inline distT="0" distB="0" distL="0" distR="0" wp14:anchorId="5D63DCE7" wp14:editId="5B1E84E0">
            <wp:extent cx="4720225" cy="41305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or1.png"/>
                    <pic:cNvPicPr/>
                  </pic:nvPicPr>
                  <pic:blipFill>
                    <a:blip r:embed="rId23">
                      <a:extLst>
                        <a:ext uri="{28A0092B-C50C-407E-A947-70E740481C1C}">
                          <a14:useLocalDpi xmlns:a14="http://schemas.microsoft.com/office/drawing/2010/main" val="0"/>
                        </a:ext>
                      </a:extLst>
                    </a:blip>
                    <a:stretch>
                      <a:fillRect/>
                    </a:stretch>
                  </pic:blipFill>
                  <pic:spPr>
                    <a:xfrm>
                      <a:off x="0" y="0"/>
                      <a:ext cx="4729228" cy="4138444"/>
                    </a:xfrm>
                    <a:prstGeom prst="rect">
                      <a:avLst/>
                    </a:prstGeom>
                  </pic:spPr>
                </pic:pic>
              </a:graphicData>
            </a:graphic>
          </wp:inline>
        </w:drawing>
      </w:r>
    </w:p>
    <w:p w14:paraId="380D8757" w14:textId="52E90AF5" w:rsidR="00066DE2" w:rsidRDefault="00D96386" w:rsidP="00DC743A">
      <w:pPr>
        <w:pStyle w:val="Caption"/>
        <w:jc w:val="center"/>
      </w:pPr>
      <w:bookmarkStart w:id="60" w:name="_Toc469902782"/>
      <w:bookmarkStart w:id="61" w:name="_Toc470105965"/>
      <w:bookmarkStart w:id="62" w:name="_Toc470201114"/>
      <w:proofErr w:type="gramStart"/>
      <w:r>
        <w:t>Hình</w:t>
      </w:r>
      <w:r w:rsidR="00066DE2">
        <w:t xml:space="preserve"> </w:t>
      </w:r>
      <w:fldSimple w:instr=" SEQ Figure \* ARABIC ">
        <w:r w:rsidR="00F045F1">
          <w:rPr>
            <w:noProof/>
          </w:rPr>
          <w:t>9</w:t>
        </w:r>
      </w:fldSimple>
      <w:r w:rsidR="00066DE2">
        <w:t>.</w:t>
      </w:r>
      <w:proofErr w:type="gramEnd"/>
      <w:r w:rsidR="00066DE2">
        <w:t xml:space="preserve"> Nhà thông minh quản lí bởi OpenHAB</w:t>
      </w:r>
      <w:bookmarkEnd w:id="60"/>
      <w:bookmarkEnd w:id="61"/>
      <w:bookmarkEnd w:id="62"/>
    </w:p>
    <w:p w14:paraId="7A0DE9CC" w14:textId="77777777" w:rsidR="00B947CD" w:rsidRDefault="00066DE2" w:rsidP="005C664D">
      <w:pPr>
        <w:pStyle w:val="Style1"/>
        <w:jc w:val="both"/>
      </w:pPr>
      <w:r>
        <w:t xml:space="preserve">Ở đây, </w:t>
      </w:r>
      <w:r w:rsidR="00B947CD">
        <w:t xml:space="preserve">phía lắp đặt </w:t>
      </w:r>
      <w:r>
        <w:t xml:space="preserve">đã sử dụng </w:t>
      </w:r>
      <w:r w:rsidRPr="0004552C">
        <w:rPr>
          <w:b/>
        </w:rPr>
        <w:t>OpenHAB</w:t>
      </w:r>
      <w:r>
        <w:t xml:space="preserve"> để quản lí các thiết bị</w:t>
      </w:r>
      <w:r w:rsidR="00B947CD">
        <w:t xml:space="preserve"> thông minh như:</w:t>
      </w:r>
    </w:p>
    <w:p w14:paraId="02CF251C" w14:textId="77777777" w:rsidR="00066DE2" w:rsidRDefault="00066DE2" w:rsidP="005C664D">
      <w:pPr>
        <w:pStyle w:val="Style1"/>
        <w:jc w:val="both"/>
      </w:pPr>
      <w:r>
        <w:t>- Đèn chiếu sáng</w:t>
      </w:r>
    </w:p>
    <w:p w14:paraId="5FCF4929" w14:textId="77777777" w:rsidR="00066DE2" w:rsidRDefault="00066DE2" w:rsidP="005C664D">
      <w:pPr>
        <w:pStyle w:val="Style1"/>
        <w:jc w:val="both"/>
      </w:pPr>
      <w:r>
        <w:t>- Nguồn điện, công tắc điện</w:t>
      </w:r>
    </w:p>
    <w:p w14:paraId="2E368742" w14:textId="77777777" w:rsidR="00066DE2" w:rsidRDefault="00066DE2" w:rsidP="005C664D">
      <w:pPr>
        <w:pStyle w:val="Style1"/>
        <w:jc w:val="both"/>
      </w:pPr>
      <w:r>
        <w:t>- Tivi, loa</w:t>
      </w:r>
    </w:p>
    <w:p w14:paraId="7CEFC5E4" w14:textId="77777777" w:rsidR="00066DE2" w:rsidRDefault="00066DE2" w:rsidP="005C664D">
      <w:pPr>
        <w:pStyle w:val="Style1"/>
        <w:jc w:val="both"/>
      </w:pPr>
      <w:r>
        <w:t>- Dàn máy tính</w:t>
      </w:r>
    </w:p>
    <w:p w14:paraId="1587B0A5" w14:textId="77777777" w:rsidR="0004552C" w:rsidRDefault="0004552C" w:rsidP="005C664D">
      <w:pPr>
        <w:pStyle w:val="Style1"/>
        <w:jc w:val="both"/>
      </w:pPr>
    </w:p>
    <w:p w14:paraId="11906450" w14:textId="77777777" w:rsidR="00B947CD" w:rsidRDefault="0001491C" w:rsidP="005C664D">
      <w:pPr>
        <w:pStyle w:val="Style1"/>
        <w:jc w:val="both"/>
      </w:pPr>
      <w:r>
        <w:t xml:space="preserve">Sau hai năm, </w:t>
      </w:r>
      <w:r w:rsidR="00BB2F17">
        <w:t xml:space="preserve">chủ nhà </w:t>
      </w:r>
      <w:r>
        <w:t>có mong muốn lắp đặt hệ thố</w:t>
      </w:r>
      <w:r w:rsidR="008C3A39">
        <w:t xml:space="preserve">ng thông </w:t>
      </w:r>
      <w:r w:rsidR="00B947CD">
        <w:t xml:space="preserve">minh trong căn phòng ngủ và tích hợp nó vào hệ thống có sẵn. Tuy nhiên lúc này OpenHAB đã không được hỗ trợ nữa, và phía lắp đặt chuyển sang sử dụng IoT Platform khác là Home-Assistant. Khi này có 2 vấn đề chính </w:t>
      </w:r>
      <w:r w:rsidR="00DC743A">
        <w:t>mà người triển khai phải đối mặt:</w:t>
      </w:r>
    </w:p>
    <w:p w14:paraId="6B6517A5" w14:textId="77777777" w:rsidR="0001491C" w:rsidRDefault="0001491C" w:rsidP="005C664D">
      <w:pPr>
        <w:pStyle w:val="Style1"/>
        <w:jc w:val="both"/>
      </w:pPr>
      <w:r>
        <w:t>- Home-Assitant không hỗ trợ các sensor cũ</w:t>
      </w:r>
      <w:r w:rsidR="008304DC">
        <w:t xml:space="preserve"> trong hệ thống.</w:t>
      </w:r>
    </w:p>
    <w:p w14:paraId="2048F2D4" w14:textId="77777777" w:rsidR="0001491C" w:rsidRDefault="0001491C" w:rsidP="005C664D">
      <w:pPr>
        <w:pStyle w:val="Style1"/>
        <w:jc w:val="both"/>
      </w:pPr>
      <w:r>
        <w:t>- OpenHAB không hỗ trợ các sensor mớ</w:t>
      </w:r>
      <w:r w:rsidR="00B947CD">
        <w:t>i.</w:t>
      </w:r>
    </w:p>
    <w:p w14:paraId="2998796C" w14:textId="77777777" w:rsidR="00B947CD" w:rsidRDefault="00B947CD" w:rsidP="005C664D">
      <w:pPr>
        <w:pStyle w:val="Style1"/>
        <w:jc w:val="both"/>
      </w:pPr>
    </w:p>
    <w:p w14:paraId="5976E5DF" w14:textId="77777777" w:rsidR="00E92C94" w:rsidRDefault="00E92C94">
      <w:pPr>
        <w:rPr>
          <w:rFonts w:ascii="Times New Roman" w:hAnsi="Times New Roman" w:cs="Times New Roman"/>
          <w:sz w:val="26"/>
          <w:szCs w:val="26"/>
        </w:rPr>
      </w:pPr>
      <w:r>
        <w:br w:type="page"/>
      </w:r>
    </w:p>
    <w:p w14:paraId="415D7A59" w14:textId="77777777" w:rsidR="0001491C" w:rsidRDefault="0001491C" w:rsidP="005C664D">
      <w:pPr>
        <w:pStyle w:val="Style1"/>
        <w:jc w:val="both"/>
      </w:pPr>
      <w:r>
        <w:lastRenderedPageBreak/>
        <w:t>N</w:t>
      </w:r>
      <w:r w:rsidR="00B947CD">
        <w:t>ên chủ nhà đã</w:t>
      </w:r>
      <w:r w:rsidR="00DC743A">
        <w:t xml:space="preserve"> đồng ý</w:t>
      </w:r>
      <w:r w:rsidR="00B947CD">
        <w:t xml:space="preserve"> lắp đặt một hệ thống hoàn toàn mới trong phòng ngủ sử dụng Home-Assistant như hình dưới</w:t>
      </w:r>
      <w:r w:rsidR="00DC743A">
        <w:t>:</w:t>
      </w:r>
    </w:p>
    <w:p w14:paraId="3A2B761C" w14:textId="77777777" w:rsidR="0001491C" w:rsidRDefault="0001491C" w:rsidP="00DC743A">
      <w:pPr>
        <w:pStyle w:val="Style1"/>
        <w:keepNext/>
        <w:jc w:val="center"/>
      </w:pPr>
      <w:r>
        <w:rPr>
          <w:noProof/>
          <w:lang w:eastAsia="en-US" w:bidi="ar-SA"/>
        </w:rPr>
        <w:drawing>
          <wp:inline distT="0" distB="0" distL="0" distR="0" wp14:anchorId="3CDC61FD" wp14:editId="6DA7EDDD">
            <wp:extent cx="5276850" cy="48131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or2.png"/>
                    <pic:cNvPicPr/>
                  </pic:nvPicPr>
                  <pic:blipFill>
                    <a:blip r:embed="rId24">
                      <a:extLst>
                        <a:ext uri="{28A0092B-C50C-407E-A947-70E740481C1C}">
                          <a14:useLocalDpi xmlns:a14="http://schemas.microsoft.com/office/drawing/2010/main" val="0"/>
                        </a:ext>
                      </a:extLst>
                    </a:blip>
                    <a:stretch>
                      <a:fillRect/>
                    </a:stretch>
                  </pic:blipFill>
                  <pic:spPr>
                    <a:xfrm>
                      <a:off x="0" y="0"/>
                      <a:ext cx="5277450" cy="4813661"/>
                    </a:xfrm>
                    <a:prstGeom prst="rect">
                      <a:avLst/>
                    </a:prstGeom>
                  </pic:spPr>
                </pic:pic>
              </a:graphicData>
            </a:graphic>
          </wp:inline>
        </w:drawing>
      </w:r>
    </w:p>
    <w:p w14:paraId="305ED87B" w14:textId="419157DD" w:rsidR="0001491C" w:rsidRDefault="00D96386" w:rsidP="00DC743A">
      <w:pPr>
        <w:pStyle w:val="Caption"/>
        <w:jc w:val="center"/>
      </w:pPr>
      <w:bookmarkStart w:id="63" w:name="_Toc469902783"/>
      <w:bookmarkStart w:id="64" w:name="_Toc470105966"/>
      <w:bookmarkStart w:id="65" w:name="_Toc470201115"/>
      <w:proofErr w:type="gramStart"/>
      <w:r>
        <w:t>Hình</w:t>
      </w:r>
      <w:r w:rsidR="0001491C">
        <w:t xml:space="preserve"> </w:t>
      </w:r>
      <w:fldSimple w:instr=" SEQ Figure \* ARABIC ">
        <w:r w:rsidR="00F045F1">
          <w:rPr>
            <w:noProof/>
          </w:rPr>
          <w:t>10</w:t>
        </w:r>
      </w:fldSimple>
      <w:r w:rsidR="0001491C">
        <w:t>.</w:t>
      </w:r>
      <w:proofErr w:type="gramEnd"/>
      <w:r w:rsidR="0001491C">
        <w:t xml:space="preserve"> Hệ thống trong phòng ngủ do Home-Assitant quản lý</w:t>
      </w:r>
      <w:bookmarkEnd w:id="63"/>
      <w:bookmarkEnd w:id="64"/>
      <w:bookmarkEnd w:id="65"/>
    </w:p>
    <w:p w14:paraId="41A3A506" w14:textId="77777777" w:rsidR="008304DC" w:rsidRDefault="008304DC" w:rsidP="005C664D">
      <w:pPr>
        <w:pStyle w:val="Style1"/>
        <w:jc w:val="both"/>
      </w:pPr>
    </w:p>
    <w:p w14:paraId="3DFEB5D1" w14:textId="77777777" w:rsidR="008304DC" w:rsidRDefault="008304DC" w:rsidP="005C664D">
      <w:pPr>
        <w:pStyle w:val="Style1"/>
      </w:pPr>
      <w:r>
        <w:t xml:space="preserve">Vấn đề nảy sinh ở đây là trong một căn nhà mà bạn phải điều khiển thông qua 2 phần mềm khác nhau (2 điều khiển khác nhau). </w:t>
      </w:r>
      <w:proofErr w:type="gramStart"/>
      <w:r>
        <w:t>Dẫn đến sự khó khăn trong điều khiển và giảm chất lượng trải nghiệm của bạn khi sử dụng nhà thông minh.</w:t>
      </w:r>
      <w:proofErr w:type="gramEnd"/>
      <w:r w:rsidR="00D01F9E">
        <w:t xml:space="preserve"> Và nghĩ xa hơn là trong một đến hai năm nữa bạn lại cơi nới nhà của mình, thì biết được lúc ấ</w:t>
      </w:r>
      <w:r w:rsidR="00EA4F08">
        <w:t>y IoT plat</w:t>
      </w:r>
      <w:r w:rsidR="00D01F9E">
        <w:t>form nào sẽ được sử dụng để lắp đặt trong những căn phòng mới đó.</w:t>
      </w:r>
      <w:r w:rsidR="006D68D2">
        <w:br/>
      </w:r>
    </w:p>
    <w:p w14:paraId="6F91D635" w14:textId="77777777" w:rsidR="006D68D2" w:rsidRDefault="00D01F9E" w:rsidP="005C664D">
      <w:pPr>
        <w:pStyle w:val="Style1"/>
        <w:jc w:val="both"/>
      </w:pPr>
      <w:r>
        <w:t>Và từ ví dụ ở trên, ta đặt ra câu hỏi</w:t>
      </w:r>
      <w:r w:rsidR="006D68D2">
        <w:t xml:space="preserve">: liệu có cách nào tích hợp nhiều IoT Platform lại với nhau </w:t>
      </w:r>
      <w:r w:rsidR="00B63DA9">
        <w:t>để người dùng có thể dễ dàng điều khiển được căn nhà của mình thông qua một nền tảng duy nhất.</w:t>
      </w:r>
    </w:p>
    <w:p w14:paraId="2AC5D931" w14:textId="77777777" w:rsidR="000510EE" w:rsidRPr="00071CCF" w:rsidRDefault="000510EE" w:rsidP="005C664D">
      <w:pPr>
        <w:pStyle w:val="Style1"/>
        <w:jc w:val="both"/>
      </w:pPr>
    </w:p>
    <w:p w14:paraId="48D3B3CD" w14:textId="77777777" w:rsidR="008304DC" w:rsidRPr="003A17BD" w:rsidRDefault="00C24370" w:rsidP="005C664D">
      <w:pPr>
        <w:pStyle w:val="Heading3"/>
        <w:jc w:val="both"/>
      </w:pPr>
      <w:bookmarkStart w:id="66" w:name="_Toc470201057"/>
      <w:r>
        <w:t>4</w:t>
      </w:r>
      <w:r w:rsidR="00071CCF">
        <w:t>.2</w:t>
      </w:r>
      <w:r w:rsidR="00387669" w:rsidRPr="003A17BD">
        <w:t xml:space="preserve"> Tiêu chuẩn cho IoT Platform</w:t>
      </w:r>
      <w:bookmarkEnd w:id="66"/>
    </w:p>
    <w:p w14:paraId="7CA5A5BF" w14:textId="6AC4A45C"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xml:space="preserve">Tính đến ngày hôm nay, đã có hơn 300 Iot </w:t>
      </w:r>
      <w:proofErr w:type="gramStart"/>
      <w:r w:rsidR="00EA4F08">
        <w:rPr>
          <w:rFonts w:ascii="Times New Roman" w:hAnsi="Times New Roman" w:cs="Times New Roman"/>
          <w:sz w:val="26"/>
          <w:szCs w:val="26"/>
        </w:rPr>
        <w:t>Platform</w:t>
      </w:r>
      <w:r w:rsidR="00B02D67">
        <w:rPr>
          <w:rFonts w:ascii="Times New Roman" w:hAnsi="Times New Roman" w:cs="Times New Roman"/>
          <w:sz w:val="26"/>
          <w:szCs w:val="26"/>
        </w:rPr>
        <w:t>[</w:t>
      </w:r>
      <w:proofErr w:type="gramEnd"/>
      <w:r w:rsidR="00066C91" w:rsidRPr="00B02D67">
        <w:rPr>
          <w:rStyle w:val="EndnoteReference"/>
          <w:rFonts w:ascii="Times New Roman" w:hAnsi="Times New Roman" w:cs="Times New Roman"/>
          <w:sz w:val="26"/>
          <w:szCs w:val="26"/>
          <w:vertAlign w:val="baseline"/>
        </w:rPr>
        <w:endnoteReference w:id="9"/>
      </w:r>
      <w:r w:rsidR="00B02D67">
        <w:rPr>
          <w:rFonts w:ascii="Times New Roman" w:hAnsi="Times New Roman" w:cs="Times New Roman"/>
          <w:sz w:val="26"/>
          <w:szCs w:val="26"/>
        </w:rPr>
        <w:t>]</w:t>
      </w:r>
      <w:r w:rsidRPr="00B02D67">
        <w:rPr>
          <w:rFonts w:ascii="Times New Roman" w:hAnsi="Times New Roman" w:cs="Times New Roman"/>
          <w:sz w:val="26"/>
          <w:szCs w:val="26"/>
        </w:rPr>
        <w:t xml:space="preserve"> </w:t>
      </w:r>
      <w:r w:rsidRPr="003A17BD">
        <w:rPr>
          <w:rFonts w:ascii="Times New Roman" w:hAnsi="Times New Roman" w:cs="Times New Roman"/>
          <w:sz w:val="26"/>
          <w:szCs w:val="26"/>
        </w:rPr>
        <w:t xml:space="preserve">và con số ấy đang tiếp tục tăng lên. </w:t>
      </w:r>
      <w:proofErr w:type="gramStart"/>
      <w:r w:rsidRPr="003A17BD">
        <w:rPr>
          <w:rFonts w:ascii="Times New Roman" w:hAnsi="Times New Roman" w:cs="Times New Roman"/>
          <w:sz w:val="26"/>
          <w:szCs w:val="26"/>
        </w:rPr>
        <w:t>Tuy nhiên, không phải mọi nền tảng đều như nhau, mỗi nền tảng đang được hình thành từ các chiến lược thị trường của các công ty khác nhau để cố gắng tận dụng hết tiềm năng của IoT.</w:t>
      </w:r>
      <w:proofErr w:type="gramEnd"/>
      <w:r w:rsidRPr="003A17BD">
        <w:rPr>
          <w:rFonts w:ascii="Times New Roman" w:hAnsi="Times New Roman" w:cs="Times New Roman"/>
          <w:sz w:val="26"/>
          <w:szCs w:val="26"/>
        </w:rPr>
        <w:t xml:space="preserve"> Các Startups sáng tạo, các nhà sản xuất phần cứng, thiết bị mạng đình đám, đến các công ty quản lí di động đều cạnh tranh để nền tảng </w:t>
      </w:r>
      <w:r w:rsidRPr="003A17BD">
        <w:rPr>
          <w:rFonts w:ascii="Times New Roman" w:hAnsi="Times New Roman" w:cs="Times New Roman"/>
          <w:sz w:val="26"/>
          <w:szCs w:val="26"/>
        </w:rPr>
        <w:lastRenderedPageBreak/>
        <w:t xml:space="preserve">IoT của họ trở thành nền tảng IoT tốt nhất trên thị trường. </w:t>
      </w:r>
    </w:p>
    <w:p w14:paraId="79D48E43" w14:textId="77777777" w:rsidR="0087054A" w:rsidRDefault="00EE50EB" w:rsidP="00DC743A">
      <w:pPr>
        <w:pStyle w:val="BodyText"/>
        <w:keepNext/>
        <w:jc w:val="center"/>
      </w:pPr>
      <w:r>
        <w:rPr>
          <w:rFonts w:ascii="Times New Roman" w:hAnsi="Times New Roman" w:cs="Times New Roman"/>
          <w:sz w:val="26"/>
          <w:szCs w:val="26"/>
        </w:rPr>
        <w:pict w14:anchorId="5E5D38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4pt;height:155.7pt">
            <v:imagedata r:id="rId25" o:title="iot_platforms"/>
          </v:shape>
        </w:pict>
      </w:r>
    </w:p>
    <w:p w14:paraId="6A62A689" w14:textId="4E8E79BF" w:rsidR="0087054A" w:rsidRDefault="00D96386" w:rsidP="00DC743A">
      <w:pPr>
        <w:pStyle w:val="Caption"/>
        <w:jc w:val="center"/>
      </w:pPr>
      <w:bookmarkStart w:id="68" w:name="_Toc469902784"/>
      <w:bookmarkStart w:id="69" w:name="_Toc470105967"/>
      <w:bookmarkStart w:id="70" w:name="_Toc470201116"/>
      <w:proofErr w:type="gramStart"/>
      <w:r>
        <w:t>Hình</w:t>
      </w:r>
      <w:r w:rsidR="0087054A">
        <w:t xml:space="preserve"> </w:t>
      </w:r>
      <w:fldSimple w:instr=" SEQ Figure \* ARABIC ">
        <w:r w:rsidR="00F045F1">
          <w:rPr>
            <w:noProof/>
          </w:rPr>
          <w:t>11</w:t>
        </w:r>
      </w:fldSimple>
      <w:r w:rsidR="0087054A">
        <w:t>.</w:t>
      </w:r>
      <w:proofErr w:type="gramEnd"/>
      <w:r w:rsidR="0087054A">
        <w:t xml:space="preserve"> 14 trong số hơn 300 IoT </w:t>
      </w:r>
      <w:r w:rsidR="00EA4F08">
        <w:t>Platform</w:t>
      </w:r>
      <w:r w:rsidR="0087054A">
        <w:t>s</w:t>
      </w:r>
      <w:bookmarkEnd w:id="68"/>
      <w:bookmarkEnd w:id="69"/>
      <w:bookmarkEnd w:id="70"/>
    </w:p>
    <w:p w14:paraId="659BBBE5" w14:textId="7A1EA4F2" w:rsidR="00720456" w:rsidRPr="003A17BD" w:rsidRDefault="00720456" w:rsidP="005C664D">
      <w:pPr>
        <w:pStyle w:val="BodyText"/>
        <w:jc w:val="both"/>
        <w:rPr>
          <w:rFonts w:ascii="Times New Roman" w:hAnsi="Times New Roman" w:cs="Times New Roman"/>
          <w:sz w:val="26"/>
          <w:szCs w:val="26"/>
        </w:rPr>
      </w:pPr>
    </w:p>
    <w:p w14:paraId="1A87590C" w14:textId="77777777" w:rsidR="00D80CED" w:rsidRDefault="00D80CED" w:rsidP="005C664D">
      <w:pPr>
        <w:pStyle w:val="BodyText"/>
        <w:jc w:val="both"/>
        <w:rPr>
          <w:rFonts w:ascii="Times New Roman" w:hAnsi="Times New Roman" w:cs="Times New Roman"/>
          <w:sz w:val="26"/>
          <w:szCs w:val="26"/>
        </w:rPr>
      </w:pPr>
      <w:r>
        <w:rPr>
          <w:rFonts w:ascii="Times New Roman" w:hAnsi="Times New Roman" w:cs="Times New Roman"/>
          <w:sz w:val="26"/>
          <w:szCs w:val="26"/>
        </w:rPr>
        <w:t>IoT đang trền đà phá triển</w:t>
      </w:r>
      <w:r w:rsidR="00387669" w:rsidRPr="003A17BD">
        <w:rPr>
          <w:rFonts w:ascii="Times New Roman" w:hAnsi="Times New Roman" w:cs="Times New Roman"/>
          <w:sz w:val="26"/>
          <w:szCs w:val="26"/>
        </w:rPr>
        <w:t xml:space="preserve">, </w:t>
      </w:r>
      <w:r>
        <w:rPr>
          <w:rFonts w:ascii="Times New Roman" w:hAnsi="Times New Roman" w:cs="Times New Roman"/>
          <w:sz w:val="26"/>
          <w:szCs w:val="26"/>
        </w:rPr>
        <w:t>tuy nhiên</w:t>
      </w:r>
      <w:r w:rsidR="00387669" w:rsidRPr="003A17BD">
        <w:rPr>
          <w:rFonts w:ascii="Times New Roman" w:hAnsi="Times New Roman" w:cs="Times New Roman"/>
          <w:sz w:val="26"/>
          <w:szCs w:val="26"/>
        </w:rPr>
        <w:t xml:space="preserve"> tại triển lãm khoa học và công nghệ CES 2016 được tổ chức tại Las Vegas (Mỹ), khi các thiết bị Internet </w:t>
      </w:r>
      <w:r w:rsidR="00560F8B">
        <w:rPr>
          <w:rFonts w:ascii="Times New Roman" w:hAnsi="Times New Roman" w:cs="Times New Roman"/>
          <w:sz w:val="26"/>
          <w:szCs w:val="26"/>
        </w:rPr>
        <w:t>o</w:t>
      </w:r>
      <w:r w:rsidR="00387669" w:rsidRPr="003A17BD">
        <w:rPr>
          <w:rFonts w:ascii="Times New Roman" w:hAnsi="Times New Roman" w:cs="Times New Roman"/>
          <w:sz w:val="26"/>
          <w:szCs w:val="26"/>
        </w:rPr>
        <w:t>f Things ra mắt thì người ta đặt câu hỏi làm sao có thể kết nối và đem tất cả các thiết bị thông minh gộp chung lại và sử dụng cùng nhau.</w:t>
      </w:r>
    </w:p>
    <w:p w14:paraId="22843023" w14:textId="60752876" w:rsidR="002A0DEB"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M</w:t>
      </w:r>
      <w:r w:rsidR="00D80CED">
        <w:rPr>
          <w:rFonts w:ascii="Times New Roman" w:hAnsi="Times New Roman" w:cs="Times New Roman"/>
          <w:sz w:val="26"/>
          <w:szCs w:val="26"/>
        </w:rPr>
        <w:t>ỗi</w:t>
      </w:r>
      <w:r w:rsidRPr="003A17BD">
        <w:rPr>
          <w:rFonts w:ascii="Times New Roman" w:hAnsi="Times New Roman" w:cs="Times New Roman"/>
          <w:sz w:val="26"/>
          <w:szCs w:val="26"/>
        </w:rPr>
        <w:t xml:space="preserve"> một sản phẩm được phát triển một công ty khác nhau, trong khi vẫn chưa có một chuẩn </w:t>
      </w:r>
      <w:proofErr w:type="gramStart"/>
      <w:r w:rsidRPr="003A17BD">
        <w:rPr>
          <w:rFonts w:ascii="Times New Roman" w:hAnsi="Times New Roman" w:cs="Times New Roman"/>
          <w:sz w:val="26"/>
          <w:szCs w:val="26"/>
        </w:rPr>
        <w:t>chung</w:t>
      </w:r>
      <w:proofErr w:type="gramEnd"/>
      <w:r w:rsidRPr="003A17BD">
        <w:rPr>
          <w:rFonts w:ascii="Times New Roman" w:hAnsi="Times New Roman" w:cs="Times New Roman"/>
          <w:sz w:val="26"/>
          <w:szCs w:val="26"/>
        </w:rPr>
        <w:t xml:space="preserve"> nào cho tất cả các thiết bị làm cho việc tích hợp các thiết bị này với nhau rất khó khăn. </w:t>
      </w:r>
      <w:proofErr w:type="gramStart"/>
      <w:r w:rsidRPr="003A17BD">
        <w:rPr>
          <w:rFonts w:ascii="Times New Roman" w:hAnsi="Times New Roman" w:cs="Times New Roman"/>
          <w:sz w:val="26"/>
          <w:szCs w:val="26"/>
        </w:rPr>
        <w:t xml:space="preserve">Một sensor có thẻ hoạt động tốt với IoT </w:t>
      </w:r>
      <w:r w:rsidR="00EA4F08">
        <w:rPr>
          <w:rFonts w:ascii="Times New Roman" w:hAnsi="Times New Roman" w:cs="Times New Roman"/>
          <w:sz w:val="26"/>
          <w:szCs w:val="26"/>
        </w:rPr>
        <w:t>platform</w:t>
      </w:r>
      <w:r w:rsidRPr="003A17BD">
        <w:rPr>
          <w:rFonts w:ascii="Times New Roman" w:hAnsi="Times New Roman" w:cs="Times New Roman"/>
          <w:sz w:val="26"/>
          <w:szCs w:val="26"/>
        </w:rPr>
        <w:t xml:space="preserve"> này nhưng có thể không thể tích hợp với các IoT </w:t>
      </w:r>
      <w:r w:rsidR="00EA4F08">
        <w:rPr>
          <w:rFonts w:ascii="Times New Roman" w:hAnsi="Times New Roman" w:cs="Times New Roman"/>
          <w:sz w:val="26"/>
          <w:szCs w:val="26"/>
        </w:rPr>
        <w:t>Platform</w:t>
      </w:r>
      <w:r w:rsidRPr="003A17BD">
        <w:rPr>
          <w:rFonts w:ascii="Times New Roman" w:hAnsi="Times New Roman" w:cs="Times New Roman"/>
          <w:sz w:val="26"/>
          <w:szCs w:val="26"/>
        </w:rPr>
        <w:t xml:space="preserve"> khác.</w:t>
      </w:r>
      <w:proofErr w:type="gramEnd"/>
      <w:r w:rsidRPr="003A17BD">
        <w:rPr>
          <w:rFonts w:ascii="Times New Roman" w:hAnsi="Times New Roman" w:cs="Times New Roman"/>
          <w:sz w:val="26"/>
          <w:szCs w:val="26"/>
        </w:rPr>
        <w:t xml:space="preserve"> </w:t>
      </w:r>
      <w:proofErr w:type="gramStart"/>
      <w:r w:rsidRPr="003A17BD">
        <w:rPr>
          <w:rFonts w:ascii="Times New Roman" w:hAnsi="Times New Roman" w:cs="Times New Roman"/>
          <w:sz w:val="26"/>
          <w:szCs w:val="26"/>
        </w:rPr>
        <w:t>Trong khi các sản phẩm mới ra liên tục, dẫn đến sự tích hợp, thay đổi cập nhật và phát triển các sản phẩm IoT vướng phải rất nhiề</w:t>
      </w:r>
      <w:r w:rsidR="002A0DEB">
        <w:rPr>
          <w:rFonts w:ascii="Times New Roman" w:hAnsi="Times New Roman" w:cs="Times New Roman"/>
          <w:sz w:val="26"/>
          <w:szCs w:val="26"/>
        </w:rPr>
        <w:t>u khó khăn.</w:t>
      </w:r>
      <w:proofErr w:type="gramEnd"/>
    </w:p>
    <w:p w14:paraId="4437706D" w14:textId="37A3A04D" w:rsidR="00720456" w:rsidRDefault="00D80CED" w:rsidP="00D80CED">
      <w:pPr>
        <w:pStyle w:val="Style1"/>
        <w:jc w:val="both"/>
        <w:rPr>
          <w:shd w:val="clear" w:color="auto" w:fill="FFFFFF"/>
        </w:rPr>
      </w:pPr>
      <w:r>
        <w:rPr>
          <w:shd w:val="clear" w:color="auto" w:fill="FFFFFF"/>
        </w:rPr>
        <w:t xml:space="preserve">Lấy ví dụ như </w:t>
      </w:r>
      <w:proofErr w:type="gramStart"/>
      <w:r>
        <w:rPr>
          <w:shd w:val="clear" w:color="auto" w:fill="FFFFFF"/>
        </w:rPr>
        <w:t>xe</w:t>
      </w:r>
      <w:proofErr w:type="gramEnd"/>
      <w:r>
        <w:rPr>
          <w:shd w:val="clear" w:color="auto" w:fill="FFFFFF"/>
        </w:rPr>
        <w:t xml:space="preserve"> ô tô chẳng hạn. </w:t>
      </w:r>
      <w:proofErr w:type="gramStart"/>
      <w:r>
        <w:rPr>
          <w:shd w:val="clear" w:color="auto" w:fill="FFFFFF"/>
        </w:rPr>
        <w:t>Một chiếc Ford Focus có thể giao tiếp cực kì tốt đến các dịch vụ và trung tâm dữ liệu của Ford khi gửi dữ liệu lên mạng.</w:t>
      </w:r>
      <w:proofErr w:type="gramEnd"/>
      <w:r>
        <w:rPr>
          <w:shd w:val="clear" w:color="auto" w:fill="FFFFFF"/>
        </w:rPr>
        <w:t xml:space="preserve"> Nếu một bộ phận nào đó cần thay thế, hệ thống trên </w:t>
      </w:r>
      <w:proofErr w:type="gramStart"/>
      <w:r>
        <w:rPr>
          <w:shd w:val="clear" w:color="auto" w:fill="FFFFFF"/>
        </w:rPr>
        <w:t>xe</w:t>
      </w:r>
      <w:proofErr w:type="gramEnd"/>
      <w:r>
        <w:rPr>
          <w:shd w:val="clear" w:color="auto" w:fill="FFFFFF"/>
        </w:rPr>
        <w:t xml:space="preserve"> sẽ thông báo về Ford, từ đó hãng tiếp tục thông báo đến người dùng. Nhưng trong trường hợp chúng ta muốn tạo ra một hệ thống cảnh báo kẹt </w:t>
      </w:r>
      <w:proofErr w:type="gramStart"/>
      <w:r>
        <w:rPr>
          <w:shd w:val="clear" w:color="auto" w:fill="FFFFFF"/>
        </w:rPr>
        <w:t>xe</w:t>
      </w:r>
      <w:proofErr w:type="gramEnd"/>
      <w:r>
        <w:rPr>
          <w:shd w:val="clear" w:color="auto" w:fill="FFFFFF"/>
        </w:rPr>
        <w:t xml:space="preserve"> thì mọi chuyện rắc rối hơn nhiều bởi xe Ford được thiết lập chỉ để nói chuyện với server của Ford, không phải với server của Honda, Audi, Mercedes hay BMW. Lý do cho việc giao tiếp thất bại? </w:t>
      </w:r>
      <w:proofErr w:type="gramStart"/>
      <w:r>
        <w:rPr>
          <w:shd w:val="clear" w:color="auto" w:fill="FFFFFF"/>
        </w:rPr>
        <w:t>Chúng ta thiếu đi một ngôn ngữ chung.</w:t>
      </w:r>
      <w:proofErr w:type="gramEnd"/>
      <w:r>
        <w:rPr>
          <w:shd w:val="clear" w:color="auto" w:fill="FFFFFF"/>
        </w:rPr>
        <w:t xml:space="preserve"> </w:t>
      </w:r>
      <w:proofErr w:type="gramStart"/>
      <w:r>
        <w:rPr>
          <w:shd w:val="clear" w:color="auto" w:fill="FFFFFF"/>
        </w:rPr>
        <w:t>Và để thiết lập cho các hệ thống này nói chuyện được với nhau thì rất tốn kém, đắt tiền.</w:t>
      </w:r>
      <w:proofErr w:type="gramEnd"/>
    </w:p>
    <w:p w14:paraId="58ACD22D" w14:textId="77777777" w:rsidR="000510EE" w:rsidRPr="003A17BD" w:rsidRDefault="000510EE" w:rsidP="00D80CED">
      <w:pPr>
        <w:pStyle w:val="Style1"/>
        <w:jc w:val="both"/>
      </w:pPr>
    </w:p>
    <w:p w14:paraId="1DE0EAE7" w14:textId="0522AC6D" w:rsidR="00720456" w:rsidRPr="003A17BD" w:rsidRDefault="00C24370" w:rsidP="005C664D">
      <w:pPr>
        <w:pStyle w:val="Heading3"/>
        <w:jc w:val="both"/>
      </w:pPr>
      <w:bookmarkStart w:id="71" w:name="_Toc470201058"/>
      <w:r>
        <w:t>4</w:t>
      </w:r>
      <w:r w:rsidR="00387669" w:rsidRPr="003A17BD">
        <w:t xml:space="preserve">.3 Giải pháp cho việc </w:t>
      </w:r>
      <w:r w:rsidR="00BC30BD">
        <w:t>quản lí tập trung các thiết bị IoT</w:t>
      </w:r>
      <w:bookmarkEnd w:id="71"/>
    </w:p>
    <w:p w14:paraId="58A06992" w14:textId="77777777" w:rsidR="00C65523" w:rsidRDefault="00BC30BD" w:rsidP="005C664D">
      <w:pPr>
        <w:pStyle w:val="BodyText"/>
        <w:jc w:val="both"/>
        <w:rPr>
          <w:rFonts w:ascii="Times New Roman" w:hAnsi="Times New Roman" w:cs="Times New Roman"/>
          <w:sz w:val="26"/>
          <w:szCs w:val="26"/>
        </w:rPr>
      </w:pPr>
      <w:proofErr w:type="gramStart"/>
      <w:r>
        <w:rPr>
          <w:rFonts w:ascii="Times New Roman" w:hAnsi="Times New Roman" w:cs="Times New Roman"/>
          <w:sz w:val="26"/>
          <w:szCs w:val="26"/>
        </w:rPr>
        <w:t>Quả</w:t>
      </w:r>
      <w:r w:rsidR="00C65523">
        <w:rPr>
          <w:rFonts w:ascii="Times New Roman" w:hAnsi="Times New Roman" w:cs="Times New Roman"/>
          <w:sz w:val="26"/>
          <w:szCs w:val="26"/>
        </w:rPr>
        <w:t>n lí tài nguyên hiệu quả trong hệ thống IoT là bắt buộc nếu muốn khai thác nguồn tài nguyên từ các thiết bị này.</w:t>
      </w:r>
      <w:proofErr w:type="gramEnd"/>
      <w:r w:rsidR="00C65523">
        <w:rPr>
          <w:rFonts w:ascii="Times New Roman" w:hAnsi="Times New Roman" w:cs="Times New Roman"/>
          <w:sz w:val="26"/>
          <w:szCs w:val="26"/>
        </w:rPr>
        <w:t xml:space="preserve"> Chính vì lí do đó, đã có nhiều công trình nghiên cứu đi theo hướng </w:t>
      </w:r>
      <w:r w:rsidR="003146FD">
        <w:rPr>
          <w:rFonts w:ascii="Times New Roman" w:hAnsi="Times New Roman" w:cs="Times New Roman"/>
          <w:sz w:val="26"/>
          <w:szCs w:val="26"/>
        </w:rPr>
        <w:t>“IoT resource modeling”, tức là đưa ra các mô hình quản lí tài nguyên IoT.</w:t>
      </w:r>
    </w:p>
    <w:p w14:paraId="1CFEF516" w14:textId="32ACF19A" w:rsidR="003146FD" w:rsidRDefault="00D65C3A" w:rsidP="005C664D">
      <w:pPr>
        <w:pStyle w:val="BodyText"/>
        <w:jc w:val="both"/>
        <w:rPr>
          <w:rFonts w:ascii="Times New Roman" w:hAnsi="Times New Roman" w:cs="Times New Roman"/>
          <w:sz w:val="26"/>
          <w:szCs w:val="26"/>
        </w:rPr>
      </w:pPr>
      <w:proofErr w:type="gramStart"/>
      <w:r>
        <w:rPr>
          <w:rFonts w:ascii="Times New Roman" w:hAnsi="Times New Roman" w:cs="Times New Roman"/>
          <w:sz w:val="26"/>
          <w:szCs w:val="26"/>
        </w:rPr>
        <w:t>[</w:t>
      </w:r>
      <w:r w:rsidR="008E38DF" w:rsidRPr="00D65C3A">
        <w:rPr>
          <w:rStyle w:val="EndnoteReference"/>
          <w:rFonts w:ascii="Times New Roman" w:hAnsi="Times New Roman" w:cs="Times New Roman"/>
          <w:sz w:val="26"/>
          <w:szCs w:val="26"/>
          <w:vertAlign w:val="baseline"/>
        </w:rPr>
        <w:endnoteReference w:id="10"/>
      </w:r>
      <w:r>
        <w:rPr>
          <w:rFonts w:ascii="Times New Roman" w:hAnsi="Times New Roman" w:cs="Times New Roman"/>
          <w:sz w:val="26"/>
          <w:szCs w:val="26"/>
        </w:rPr>
        <w:t>] Trong [</w:t>
      </w:r>
      <w:r w:rsidR="008E38DF" w:rsidRPr="00D65C3A">
        <w:rPr>
          <w:rStyle w:val="EndnoteReference"/>
          <w:rFonts w:ascii="Times New Roman" w:hAnsi="Times New Roman" w:cs="Times New Roman"/>
          <w:sz w:val="26"/>
          <w:szCs w:val="26"/>
          <w:vertAlign w:val="baseline"/>
        </w:rPr>
        <w:endnoteReference w:id="11"/>
      </w:r>
      <w:r>
        <w:rPr>
          <w:rFonts w:ascii="Times New Roman" w:hAnsi="Times New Roman" w:cs="Times New Roman"/>
          <w:sz w:val="26"/>
          <w:szCs w:val="26"/>
        </w:rPr>
        <w:t>]</w:t>
      </w:r>
      <w:r w:rsidR="003146FD">
        <w:rPr>
          <w:rFonts w:ascii="Times New Roman" w:hAnsi="Times New Roman" w:cs="Times New Roman"/>
          <w:sz w:val="26"/>
          <w:szCs w:val="26"/>
        </w:rPr>
        <w:t xml:space="preserve"> mỗi quan hệ giữa các sự vật tự nhiên, cảm biến và các thiết bị </w:t>
      </w:r>
      <w:r w:rsidR="003146FD">
        <w:rPr>
          <w:rFonts w:ascii="Times New Roman" w:hAnsi="Times New Roman" w:cs="Times New Roman"/>
          <w:sz w:val="26"/>
          <w:szCs w:val="26"/>
        </w:rPr>
        <w:lastRenderedPageBreak/>
        <w:t>truyền thông đã đượ</w:t>
      </w:r>
      <w:r>
        <w:rPr>
          <w:rFonts w:ascii="Times New Roman" w:hAnsi="Times New Roman" w:cs="Times New Roman"/>
          <w:sz w:val="26"/>
          <w:szCs w:val="26"/>
        </w:rPr>
        <w:t>c mô hình hóa, Oteafy et al. [</w:t>
      </w:r>
      <w:r w:rsidR="008E38DF" w:rsidRPr="00D65C3A">
        <w:rPr>
          <w:rStyle w:val="EndnoteReference"/>
          <w:rFonts w:ascii="Times New Roman" w:hAnsi="Times New Roman" w:cs="Times New Roman"/>
          <w:sz w:val="26"/>
          <w:szCs w:val="26"/>
          <w:vertAlign w:val="baseline"/>
        </w:rPr>
        <w:endnoteReference w:id="12"/>
      </w:r>
      <w:r>
        <w:rPr>
          <w:rFonts w:ascii="Times New Roman" w:hAnsi="Times New Roman" w:cs="Times New Roman"/>
          <w:sz w:val="26"/>
          <w:szCs w:val="26"/>
        </w:rPr>
        <w:t>]</w:t>
      </w:r>
      <w:r w:rsidR="001D50F5">
        <w:rPr>
          <w:rFonts w:ascii="Times New Roman" w:hAnsi="Times New Roman" w:cs="Times New Roman"/>
          <w:sz w:val="26"/>
          <w:szCs w:val="26"/>
        </w:rPr>
        <w:t xml:space="preserve"> xác định</w:t>
      </w:r>
      <w:r w:rsidR="003146FD">
        <w:rPr>
          <w:rFonts w:ascii="Times New Roman" w:hAnsi="Times New Roman" w:cs="Times New Roman"/>
          <w:sz w:val="26"/>
          <w:szCs w:val="26"/>
        </w:rPr>
        <w:t xml:space="preserve"> mô hình cơ bản cho các đối tượng IoT và cách mà các nguồn tài nguyên có thể chia sẻ bởi nhiều ứng dụng.</w:t>
      </w:r>
      <w:proofErr w:type="gramEnd"/>
      <w:r w:rsidR="003146FD">
        <w:rPr>
          <w:rFonts w:ascii="Times New Roman" w:hAnsi="Times New Roman" w:cs="Times New Roman"/>
          <w:sz w:val="26"/>
          <w:szCs w:val="26"/>
        </w:rPr>
        <w:t xml:space="preserve"> Zhang et al. [</w:t>
      </w:r>
      <w:r w:rsidR="008E38DF" w:rsidRPr="00D65C3A">
        <w:rPr>
          <w:rStyle w:val="EndnoteReference"/>
          <w:rFonts w:ascii="Times New Roman" w:hAnsi="Times New Roman" w:cs="Times New Roman"/>
          <w:sz w:val="26"/>
          <w:szCs w:val="26"/>
          <w:vertAlign w:val="baseline"/>
        </w:rPr>
        <w:endnoteReference w:id="13"/>
      </w:r>
      <w:r>
        <w:rPr>
          <w:rFonts w:ascii="Times New Roman" w:hAnsi="Times New Roman" w:cs="Times New Roman"/>
          <w:sz w:val="26"/>
          <w:szCs w:val="26"/>
        </w:rPr>
        <w:t>]</w:t>
      </w:r>
      <w:r w:rsidR="003146FD">
        <w:rPr>
          <w:rFonts w:ascii="Times New Roman" w:hAnsi="Times New Roman" w:cs="Times New Roman"/>
          <w:sz w:val="26"/>
          <w:szCs w:val="26"/>
        </w:rPr>
        <w:t xml:space="preserve"> mô hình các đối tượng IoT thành các nguồn lực có thể được kết nối tới các dịch vụ cung cấp các chức năng quản lý cần thiết, Bezazzouz et al [</w:t>
      </w:r>
      <w:r>
        <w:rPr>
          <w:rFonts w:ascii="Times New Roman" w:hAnsi="Times New Roman" w:cs="Times New Roman"/>
          <w:sz w:val="26"/>
          <w:szCs w:val="26"/>
        </w:rPr>
        <w:t>14</w:t>
      </w:r>
      <w:r w:rsidR="003146FD">
        <w:rPr>
          <w:rFonts w:ascii="Times New Roman" w:hAnsi="Times New Roman" w:cs="Times New Roman"/>
          <w:sz w:val="26"/>
          <w:szCs w:val="26"/>
        </w:rPr>
        <w:t xml:space="preserve">] đề xuất trong dự án ClouT về mô hình thông tin cho IoT với các nhóm tài nguyên, dịch vụ và thiết bị. Tất cả các phương pháp trên đều cung cấp những mô hình khá chi tiết cho thiết bị IoT, nhưng không có phương pháp nào xem xét cách tiếp cận bằng cách xây dựng một hệ thống các lớp </w:t>
      </w:r>
      <w:r w:rsidR="00FB1265">
        <w:rPr>
          <w:rFonts w:ascii="Times New Roman" w:hAnsi="Times New Roman" w:cs="Times New Roman"/>
          <w:sz w:val="26"/>
          <w:szCs w:val="26"/>
        </w:rPr>
        <w:t>trừu tượng</w:t>
      </w:r>
      <w:r w:rsidR="003146FD">
        <w:rPr>
          <w:rFonts w:ascii="Times New Roman" w:hAnsi="Times New Roman" w:cs="Times New Roman"/>
          <w:sz w:val="26"/>
          <w:szCs w:val="26"/>
        </w:rPr>
        <w:t xml:space="preserve"> chứa các phương thức </w:t>
      </w:r>
      <w:proofErr w:type="gramStart"/>
      <w:r w:rsidR="003146FD">
        <w:rPr>
          <w:rFonts w:ascii="Times New Roman" w:hAnsi="Times New Roman" w:cs="Times New Roman"/>
          <w:sz w:val="26"/>
          <w:szCs w:val="26"/>
        </w:rPr>
        <w:t>chung</w:t>
      </w:r>
      <w:proofErr w:type="gramEnd"/>
      <w:r w:rsidR="003146FD">
        <w:rPr>
          <w:rFonts w:ascii="Times New Roman" w:hAnsi="Times New Roman" w:cs="Times New Roman"/>
          <w:sz w:val="26"/>
          <w:szCs w:val="26"/>
        </w:rPr>
        <w:t xml:space="preserve"> để phủ lên tất cả các mô hình IoT như</w:t>
      </w:r>
      <w:r w:rsidR="00E80793">
        <w:rPr>
          <w:rFonts w:ascii="Times New Roman" w:hAnsi="Times New Roman" w:cs="Times New Roman"/>
          <w:sz w:val="26"/>
          <w:szCs w:val="26"/>
        </w:rPr>
        <w:t xml:space="preserve"> trong đồ án này.</w:t>
      </w:r>
    </w:p>
    <w:p w14:paraId="7C0D07CF" w14:textId="77777777" w:rsidR="00EA69F5" w:rsidRPr="003A17BD" w:rsidRDefault="00EA69F5" w:rsidP="005C664D">
      <w:pPr>
        <w:pStyle w:val="BodyText"/>
        <w:jc w:val="both"/>
        <w:rPr>
          <w:rFonts w:ascii="Times New Roman" w:hAnsi="Times New Roman" w:cs="Times New Roman"/>
          <w:sz w:val="26"/>
          <w:szCs w:val="26"/>
        </w:rPr>
      </w:pPr>
      <w:proofErr w:type="gramStart"/>
      <w:r>
        <w:rPr>
          <w:rFonts w:ascii="Times New Roman" w:hAnsi="Times New Roman" w:cs="Times New Roman"/>
          <w:sz w:val="26"/>
          <w:szCs w:val="26"/>
        </w:rPr>
        <w:t>Công việc nghiên cứu và phát triển đang diễn ra từng ngày, mỗi mô hình đều có điểm mạnh, điểm yếu của nó.</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Tuy nhiên mỗi công trình nghiên cứu được đưa ra đều đóng góp một khối lượng tri thức không nhỏ để có thể xây dựng lên một hệ thống quản lí IoT hoàn thiện.</w:t>
      </w:r>
      <w:proofErr w:type="gramEnd"/>
    </w:p>
    <w:p w14:paraId="1AF18098" w14:textId="77777777" w:rsidR="00720456" w:rsidRPr="003A17BD" w:rsidRDefault="00C24370" w:rsidP="005C664D">
      <w:pPr>
        <w:pStyle w:val="Heading3"/>
        <w:jc w:val="both"/>
      </w:pPr>
      <w:bookmarkStart w:id="72" w:name="_Toc470201059"/>
      <w:r>
        <w:t>4</w:t>
      </w:r>
      <w:r w:rsidR="00387669" w:rsidRPr="003A17BD">
        <w:t>.4 Mục đích của đồ án</w:t>
      </w:r>
      <w:bookmarkEnd w:id="72"/>
    </w:p>
    <w:p w14:paraId="3DDF0C61" w14:textId="13512940"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xml:space="preserve">Chính từ tư duy ở trên, </w:t>
      </w:r>
      <w:r w:rsidR="00560F8B">
        <w:rPr>
          <w:rFonts w:ascii="Times New Roman" w:hAnsi="Times New Roman" w:cs="Times New Roman"/>
          <w:sz w:val="26"/>
          <w:szCs w:val="26"/>
        </w:rPr>
        <w:t xml:space="preserve">đồ </w:t>
      </w:r>
      <w:proofErr w:type="gramStart"/>
      <w:r w:rsidR="00560F8B">
        <w:rPr>
          <w:rFonts w:ascii="Times New Roman" w:hAnsi="Times New Roman" w:cs="Times New Roman"/>
          <w:sz w:val="26"/>
          <w:szCs w:val="26"/>
        </w:rPr>
        <w:t>án</w:t>
      </w:r>
      <w:proofErr w:type="gramEnd"/>
      <w:r w:rsidR="00560F8B" w:rsidRPr="003A17BD">
        <w:rPr>
          <w:rFonts w:ascii="Times New Roman" w:hAnsi="Times New Roman" w:cs="Times New Roman"/>
          <w:sz w:val="26"/>
          <w:szCs w:val="26"/>
        </w:rPr>
        <w:t xml:space="preserve"> </w:t>
      </w:r>
      <w:r w:rsidR="00560F8B">
        <w:rPr>
          <w:rFonts w:ascii="Times New Roman" w:hAnsi="Times New Roman" w:cs="Times New Roman"/>
          <w:sz w:val="26"/>
          <w:szCs w:val="26"/>
        </w:rPr>
        <w:t>được thực hiện với</w:t>
      </w:r>
      <w:r w:rsidRPr="003A17BD">
        <w:rPr>
          <w:rFonts w:ascii="Times New Roman" w:hAnsi="Times New Roman" w:cs="Times New Roman"/>
          <w:sz w:val="26"/>
          <w:szCs w:val="26"/>
        </w:rPr>
        <w:t xml:space="preserve"> mục đích </w:t>
      </w:r>
      <w:r w:rsidR="00560F8B">
        <w:rPr>
          <w:rFonts w:ascii="Times New Roman" w:hAnsi="Times New Roman" w:cs="Times New Roman"/>
          <w:sz w:val="26"/>
          <w:szCs w:val="26"/>
        </w:rPr>
        <w:t>tạo</w:t>
      </w:r>
      <w:r w:rsidR="00560F8B" w:rsidRPr="003A17BD">
        <w:rPr>
          <w:rFonts w:ascii="Times New Roman" w:hAnsi="Times New Roman" w:cs="Times New Roman"/>
          <w:sz w:val="26"/>
          <w:szCs w:val="26"/>
        </w:rPr>
        <w:t xml:space="preserve"> </w:t>
      </w:r>
      <w:r w:rsidRPr="003A17BD">
        <w:rPr>
          <w:rFonts w:ascii="Times New Roman" w:hAnsi="Times New Roman" w:cs="Times New Roman"/>
          <w:sz w:val="26"/>
          <w:szCs w:val="26"/>
        </w:rPr>
        <w:t>ra một nền tảng cho phép</w:t>
      </w:r>
      <w:r w:rsidR="00B63DA9">
        <w:rPr>
          <w:rFonts w:ascii="Times New Roman" w:hAnsi="Times New Roman" w:cs="Times New Roman"/>
          <w:sz w:val="26"/>
          <w:szCs w:val="26"/>
        </w:rPr>
        <w:t xml:space="preserve"> các IoT Plat</w:t>
      </w:r>
      <w:r w:rsidRPr="003A17BD">
        <w:rPr>
          <w:rFonts w:ascii="Times New Roman" w:hAnsi="Times New Roman" w:cs="Times New Roman"/>
          <w:sz w:val="26"/>
          <w:szCs w:val="26"/>
        </w:rPr>
        <w:t xml:space="preserve">forms </w:t>
      </w:r>
      <w:r w:rsidR="00560F8B">
        <w:rPr>
          <w:rFonts w:ascii="Times New Roman" w:hAnsi="Times New Roman" w:cs="Times New Roman"/>
          <w:sz w:val="26"/>
          <w:szCs w:val="26"/>
        </w:rPr>
        <w:t xml:space="preserve">có thể kết hợp </w:t>
      </w:r>
      <w:r w:rsidRPr="003A17BD">
        <w:rPr>
          <w:rFonts w:ascii="Times New Roman" w:hAnsi="Times New Roman" w:cs="Times New Roman"/>
          <w:sz w:val="26"/>
          <w:szCs w:val="26"/>
        </w:rPr>
        <w:t xml:space="preserve">lại với nhau. Cung cấp cho người dùng một giao diện trực quan để dễ dàng sử dụng hệ thống mà không cần quan tâm quá nhiều đến các </w:t>
      </w:r>
      <w:r w:rsidR="00D80CED">
        <w:rPr>
          <w:rFonts w:ascii="Times New Roman" w:hAnsi="Times New Roman" w:cs="Times New Roman"/>
          <w:sz w:val="26"/>
          <w:szCs w:val="26"/>
        </w:rPr>
        <w:t xml:space="preserve">IoT Platform ở </w:t>
      </w:r>
      <w:proofErr w:type="gramStart"/>
      <w:r w:rsidR="00D80CED">
        <w:rPr>
          <w:rFonts w:ascii="Times New Roman" w:hAnsi="Times New Roman" w:cs="Times New Roman"/>
          <w:sz w:val="26"/>
          <w:szCs w:val="26"/>
        </w:rPr>
        <w:t>phía  dưới</w:t>
      </w:r>
      <w:proofErr w:type="gramEnd"/>
      <w:r w:rsidR="00D80CED">
        <w:rPr>
          <w:rFonts w:ascii="Times New Roman" w:hAnsi="Times New Roman" w:cs="Times New Roman"/>
          <w:sz w:val="26"/>
          <w:szCs w:val="26"/>
        </w:rPr>
        <w:t>.</w:t>
      </w:r>
    </w:p>
    <w:p w14:paraId="30EAB1D1" w14:textId="77777777"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Chức năng chính của hệ thống:</w:t>
      </w:r>
    </w:p>
    <w:p w14:paraId="36B46AD4" w14:textId="728A77CF"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Tích hợp việc điều khiển các thiết bị do</w:t>
      </w:r>
      <w:r w:rsidR="00C24370">
        <w:rPr>
          <w:rFonts w:ascii="Times New Roman" w:hAnsi="Times New Roman" w:cs="Times New Roman"/>
          <w:sz w:val="26"/>
          <w:szCs w:val="26"/>
        </w:rPr>
        <w:t xml:space="preserve"> nhiều</w:t>
      </w:r>
      <w:r w:rsidRPr="003A17BD">
        <w:rPr>
          <w:rFonts w:ascii="Times New Roman" w:hAnsi="Times New Roman" w:cs="Times New Roman"/>
          <w:sz w:val="26"/>
          <w:szCs w:val="26"/>
        </w:rPr>
        <w:t xml:space="preserve"> IoT </w:t>
      </w:r>
      <w:r w:rsidR="00EA4F08">
        <w:rPr>
          <w:rFonts w:ascii="Times New Roman" w:hAnsi="Times New Roman" w:cs="Times New Roman"/>
          <w:sz w:val="26"/>
          <w:szCs w:val="26"/>
        </w:rPr>
        <w:t>Platform</w:t>
      </w:r>
      <w:r w:rsidRPr="003A17BD">
        <w:rPr>
          <w:rFonts w:ascii="Times New Roman" w:hAnsi="Times New Roman" w:cs="Times New Roman"/>
          <w:sz w:val="26"/>
          <w:szCs w:val="26"/>
        </w:rPr>
        <w:t xml:space="preserve"> vào một giao diện duy nhất.</w:t>
      </w:r>
    </w:p>
    <w:p w14:paraId="427320EE" w14:textId="6885AFAE"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Cập nhật dữ liệu của các thiết bị (sensor, device</w:t>
      </w:r>
      <w:r w:rsidR="00560F8B">
        <w:rPr>
          <w:rFonts w:ascii="Times New Roman" w:hAnsi="Times New Roman" w:cs="Times New Roman"/>
          <w:sz w:val="26"/>
          <w:szCs w:val="26"/>
        </w:rPr>
        <w:t xml:space="preserve"> …</w:t>
      </w:r>
      <w:r w:rsidRPr="003A17BD">
        <w:rPr>
          <w:rFonts w:ascii="Times New Roman" w:hAnsi="Times New Roman" w:cs="Times New Roman"/>
          <w:sz w:val="26"/>
          <w:szCs w:val="26"/>
        </w:rPr>
        <w:t xml:space="preserve">) </w:t>
      </w:r>
      <w:proofErr w:type="gramStart"/>
      <w:r w:rsidRPr="003A17BD">
        <w:rPr>
          <w:rFonts w:ascii="Times New Roman" w:hAnsi="Times New Roman" w:cs="Times New Roman"/>
          <w:sz w:val="26"/>
          <w:szCs w:val="26"/>
        </w:rPr>
        <w:t>theo</w:t>
      </w:r>
      <w:proofErr w:type="gramEnd"/>
      <w:r w:rsidRPr="003A17BD">
        <w:rPr>
          <w:rFonts w:ascii="Times New Roman" w:hAnsi="Times New Roman" w:cs="Times New Roman"/>
          <w:sz w:val="26"/>
          <w:szCs w:val="26"/>
        </w:rPr>
        <w:t xml:space="preserve"> thời gian thực.</w:t>
      </w:r>
    </w:p>
    <w:p w14:paraId="55C3231A" w14:textId="745CEA79"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xml:space="preserve">- Lưu trữ dữ liệu </w:t>
      </w:r>
      <w:proofErr w:type="gramStart"/>
      <w:r w:rsidRPr="003A17BD">
        <w:rPr>
          <w:rFonts w:ascii="Times New Roman" w:hAnsi="Times New Roman" w:cs="Times New Roman"/>
          <w:sz w:val="26"/>
          <w:szCs w:val="26"/>
        </w:rPr>
        <w:t>thu</w:t>
      </w:r>
      <w:proofErr w:type="gramEnd"/>
      <w:r w:rsidRPr="003A17BD">
        <w:rPr>
          <w:rFonts w:ascii="Times New Roman" w:hAnsi="Times New Roman" w:cs="Times New Roman"/>
          <w:sz w:val="26"/>
          <w:szCs w:val="26"/>
        </w:rPr>
        <w:t xml:space="preserve"> thập được từ các IoT Platform</w:t>
      </w:r>
      <w:r w:rsidR="00B718BE">
        <w:rPr>
          <w:rFonts w:ascii="Times New Roman" w:hAnsi="Times New Roman" w:cs="Times New Roman"/>
          <w:sz w:val="26"/>
          <w:szCs w:val="26"/>
        </w:rPr>
        <w:t>.</w:t>
      </w:r>
    </w:p>
    <w:p w14:paraId="3A2671B7" w14:textId="77777777" w:rsidR="00720456"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Cung cấp các API để người dùng có thể từ đó thiết lập các rules cho mục đích điều khiển tự động.</w:t>
      </w:r>
    </w:p>
    <w:p w14:paraId="4E380F7E" w14:textId="355DFFA8" w:rsidR="00274BC0" w:rsidRDefault="00B63DA9" w:rsidP="005C664D">
      <w:pPr>
        <w:pStyle w:val="BodyText"/>
        <w:jc w:val="both"/>
        <w:rPr>
          <w:rFonts w:ascii="Times New Roman" w:hAnsi="Times New Roman" w:cs="Times New Roman"/>
          <w:sz w:val="26"/>
          <w:szCs w:val="26"/>
        </w:rPr>
      </w:pPr>
      <w:r>
        <w:rPr>
          <w:rFonts w:ascii="Times New Roman" w:hAnsi="Times New Roman" w:cs="Times New Roman"/>
          <w:sz w:val="26"/>
          <w:szCs w:val="26"/>
        </w:rPr>
        <w:t>- Có tính khả mở (có thể tích hợp thêm IoT Platform một cách dễ dàng).</w:t>
      </w:r>
    </w:p>
    <w:p w14:paraId="7F99E59E" w14:textId="77777777" w:rsidR="006B0609" w:rsidRDefault="006B0609" w:rsidP="005C664D">
      <w:pPr>
        <w:pStyle w:val="BodyText"/>
        <w:jc w:val="both"/>
        <w:rPr>
          <w:rFonts w:ascii="Times New Roman" w:hAnsi="Times New Roman" w:cs="Times New Roman"/>
          <w:sz w:val="26"/>
          <w:szCs w:val="26"/>
        </w:rPr>
      </w:pPr>
    </w:p>
    <w:p w14:paraId="4A0B15DC" w14:textId="77777777" w:rsidR="00965B17" w:rsidRDefault="00965B17" w:rsidP="005C664D">
      <w:pPr>
        <w:pStyle w:val="Heading2"/>
        <w:jc w:val="both"/>
      </w:pPr>
      <w:bookmarkStart w:id="73" w:name="_Toc470201060"/>
      <w:r>
        <w:t xml:space="preserve">5. Phạm </w:t>
      </w:r>
      <w:proofErr w:type="gramStart"/>
      <w:r>
        <w:t>vi</w:t>
      </w:r>
      <w:proofErr w:type="gramEnd"/>
      <w:r>
        <w:t xml:space="preserve"> của đồ án và các công cụ được sử dụng</w:t>
      </w:r>
      <w:bookmarkEnd w:id="73"/>
    </w:p>
    <w:p w14:paraId="265276A9" w14:textId="475A93FF" w:rsidR="00965B17" w:rsidRDefault="00965B17" w:rsidP="005C664D">
      <w:pPr>
        <w:pStyle w:val="Heading3"/>
        <w:jc w:val="both"/>
      </w:pPr>
      <w:bookmarkStart w:id="74" w:name="_Toc470201061"/>
      <w:r>
        <w:t xml:space="preserve">5.1 </w:t>
      </w:r>
      <w:r w:rsidR="00560F8B">
        <w:t>P</w:t>
      </w:r>
      <w:r>
        <w:t xml:space="preserve">hạm </w:t>
      </w:r>
      <w:proofErr w:type="gramStart"/>
      <w:r>
        <w:t>vi</w:t>
      </w:r>
      <w:proofErr w:type="gramEnd"/>
      <w:r>
        <w:t xml:space="preserve"> của đồ án</w:t>
      </w:r>
      <w:bookmarkEnd w:id="74"/>
    </w:p>
    <w:p w14:paraId="449EEDC9" w14:textId="6312ADB5" w:rsidR="00125A11" w:rsidRDefault="00560F8B" w:rsidP="005C664D">
      <w:pPr>
        <w:pStyle w:val="Style1"/>
        <w:jc w:val="both"/>
      </w:pPr>
      <w:r>
        <w:t xml:space="preserve">Đồ </w:t>
      </w:r>
      <w:proofErr w:type="gramStart"/>
      <w:r>
        <w:t>án</w:t>
      </w:r>
      <w:proofErr w:type="gramEnd"/>
      <w:r>
        <w:t xml:space="preserve"> được thực hiện v</w:t>
      </w:r>
      <w:r w:rsidR="00B63DA9">
        <w:t xml:space="preserve">ới mong muốn có thể tạo ra một nền tảng hỗ trợ điều khiển và tích hợp tất cả các IoT Platform. Tuy nhiên, trong phạm vi giới hạn về thời gian của đồ án, </w:t>
      </w:r>
      <w:r w:rsidR="007929A9">
        <w:t xml:space="preserve">hai IoT Platform </w:t>
      </w:r>
      <w:r>
        <w:t xml:space="preserve">gồm </w:t>
      </w:r>
      <w:r w:rsidR="007929A9">
        <w:t xml:space="preserve">OpenHab và Home-Assistant </w:t>
      </w:r>
      <w:r>
        <w:t>được sử dụng như là ví dụ để</w:t>
      </w:r>
      <w:r w:rsidR="007929A9">
        <w:t xml:space="preserve"> chứng minh</w:t>
      </w:r>
      <w:r>
        <w:t xml:space="preserve"> kết quả</w:t>
      </w:r>
      <w:r w:rsidR="007929A9">
        <w:t xml:space="preserve"> </w:t>
      </w:r>
      <w:r>
        <w:t>của</w:t>
      </w:r>
      <w:r w:rsidR="007929A9">
        <w:t xml:space="preserve"> đồ án</w:t>
      </w:r>
      <w:proofErr w:type="gramStart"/>
      <w:r>
        <w:t>.</w:t>
      </w:r>
      <w:r w:rsidR="007929A9">
        <w:t>.</w:t>
      </w:r>
      <w:proofErr w:type="gramEnd"/>
    </w:p>
    <w:p w14:paraId="2015214C" w14:textId="77777777" w:rsidR="00965B17" w:rsidRDefault="00965B17" w:rsidP="005C664D">
      <w:pPr>
        <w:pStyle w:val="Heading3"/>
        <w:jc w:val="both"/>
      </w:pPr>
      <w:bookmarkStart w:id="75" w:name="_Toc470201062"/>
      <w:r>
        <w:t>5.2 Python</w:t>
      </w:r>
      <w:r w:rsidR="007929A9">
        <w:t>2.7</w:t>
      </w:r>
      <w:r>
        <w:t>/Flask</w:t>
      </w:r>
      <w:bookmarkEnd w:id="75"/>
    </w:p>
    <w:p w14:paraId="65AB1BF3" w14:textId="1195373C" w:rsidR="00125A11" w:rsidRDefault="007929A9" w:rsidP="005C664D">
      <w:pPr>
        <w:pStyle w:val="Style1"/>
        <w:jc w:val="both"/>
      </w:pPr>
      <w:r>
        <w:t>Đồ</w:t>
      </w:r>
      <w:r w:rsidR="00B718BE">
        <w:t xml:space="preserve"> </w:t>
      </w:r>
      <w:proofErr w:type="gramStart"/>
      <w:r w:rsidR="00B718BE">
        <w:t>án</w:t>
      </w:r>
      <w:proofErr w:type="gramEnd"/>
      <w:r w:rsidR="00B718BE">
        <w:t xml:space="preserve"> </w:t>
      </w:r>
      <w:r>
        <w:t xml:space="preserve">được chia làm 2 phần Back-end và Front-end. </w:t>
      </w:r>
      <w:proofErr w:type="gramStart"/>
      <w:r>
        <w:t>Trong đó phần Back-end đượ</w:t>
      </w:r>
      <w:r w:rsidR="00B718BE">
        <w:t>c</w:t>
      </w:r>
      <w:r>
        <w:t xml:space="preserve"> </w:t>
      </w:r>
      <w:r>
        <w:lastRenderedPageBreak/>
        <w:t>viết bằng ngôn ngữ Python2.7 và framework Flask.</w:t>
      </w:r>
      <w:proofErr w:type="gramEnd"/>
    </w:p>
    <w:p w14:paraId="705C3415" w14:textId="77777777" w:rsidR="007929A9" w:rsidRDefault="00FE60FD" w:rsidP="005C664D">
      <w:pPr>
        <w:pStyle w:val="Style1"/>
        <w:jc w:val="both"/>
      </w:pPr>
      <w:hyperlink r:id="rId26" w:tgtFrame="_blank" w:history="1">
        <w:r w:rsidR="007929A9" w:rsidRPr="007929A9">
          <w:rPr>
            <w:rStyle w:val="Hyperlink"/>
            <w:color w:val="00000A"/>
            <w:u w:val="none"/>
          </w:rPr>
          <w:t>Python là một ngôn ngữ lập trình đa mục đích</w:t>
        </w:r>
      </w:hyperlink>
      <w:r w:rsidR="007929A9" w:rsidRPr="007929A9">
        <w:rPr>
          <w:rStyle w:val="apple-converted-space"/>
        </w:rPr>
        <w:t> </w:t>
      </w:r>
      <w:r w:rsidR="007929A9" w:rsidRPr="007929A9">
        <w:t>được tạo ra vào cuối những năm 1980s, và được đặt tên theo nhóm kịch Monty Python, nó được sử dụng bởi hàng ngàn người để làm những việc từ kiểm thử vi mạch tại hãng Intel, sử dụng trong ứng dụng Instagram, cho tới xây dựng các video game với thư viện</w:t>
      </w:r>
      <w:r w:rsidR="007929A9" w:rsidRPr="007929A9">
        <w:rPr>
          <w:rStyle w:val="apple-converted-space"/>
        </w:rPr>
        <w:t> </w:t>
      </w:r>
      <w:hyperlink r:id="rId27" w:tgtFrame="_blank" w:history="1">
        <w:r w:rsidR="007929A9" w:rsidRPr="007929A9">
          <w:rPr>
            <w:rStyle w:val="Hyperlink"/>
            <w:color w:val="00000A"/>
            <w:u w:val="none"/>
          </w:rPr>
          <w:t>PyGame.</w:t>
        </w:r>
      </w:hyperlink>
      <w:r w:rsidR="007929A9" w:rsidRPr="007929A9">
        <w:rPr>
          <w:rStyle w:val="apple-converted-space"/>
        </w:rPr>
        <w:t> </w:t>
      </w:r>
      <w:r w:rsidR="007929A9" w:rsidRPr="007929A9">
        <w:t xml:space="preserve">Nó nhỏ và chặt chẽ như ngôn ngữ tiếng Anh, và có hàng trăm các </w:t>
      </w:r>
      <w:proofErr w:type="gramStart"/>
      <w:r w:rsidR="007929A9" w:rsidRPr="007929A9">
        <w:t>thư</w:t>
      </w:r>
      <w:proofErr w:type="gramEnd"/>
      <w:r w:rsidR="007929A9" w:rsidRPr="007929A9">
        <w:t xml:space="preserve"> viện của bên thứ ba (third-party).</w:t>
      </w:r>
    </w:p>
    <w:p w14:paraId="4B57A7C2" w14:textId="77777777" w:rsidR="00B718BE" w:rsidRDefault="00B718BE" w:rsidP="005C664D">
      <w:pPr>
        <w:pStyle w:val="Style1"/>
        <w:jc w:val="both"/>
      </w:pPr>
    </w:p>
    <w:p w14:paraId="6AA4B578" w14:textId="640267DE" w:rsidR="00EC13CA" w:rsidRDefault="00B718BE" w:rsidP="005C664D">
      <w:pPr>
        <w:pStyle w:val="Style1"/>
        <w:jc w:val="both"/>
      </w:pPr>
      <w:r>
        <w:t>L</w:t>
      </w:r>
      <w:r w:rsidR="007929A9">
        <w:t>ựa chọ</w:t>
      </w:r>
      <w:r>
        <w:t>n Python vì:</w:t>
      </w:r>
    </w:p>
    <w:p w14:paraId="4BD2A425" w14:textId="77777777" w:rsidR="007929A9" w:rsidRPr="007929A9" w:rsidRDefault="007929A9" w:rsidP="005C664D">
      <w:pPr>
        <w:pStyle w:val="Style1"/>
        <w:numPr>
          <w:ilvl w:val="0"/>
          <w:numId w:val="7"/>
        </w:numPr>
        <w:jc w:val="both"/>
        <w:rPr>
          <w:color w:val="auto"/>
        </w:rPr>
      </w:pPr>
      <w:r w:rsidRPr="007929A9">
        <w:rPr>
          <w:color w:val="auto"/>
        </w:rPr>
        <w:t>Cú pháp Python rất dễ đọc</w:t>
      </w:r>
    </w:p>
    <w:p w14:paraId="6AEFFA54" w14:textId="77777777" w:rsidR="007929A9" w:rsidRDefault="007929A9" w:rsidP="005C664D">
      <w:pPr>
        <w:pStyle w:val="Style1"/>
        <w:ind w:left="360"/>
        <w:jc w:val="both"/>
        <w:rPr>
          <w:color w:val="auto"/>
        </w:rPr>
      </w:pPr>
      <w:r w:rsidRPr="007929A9">
        <w:rPr>
          <w:color w:val="auto"/>
        </w:rPr>
        <w:t xml:space="preserve">Python có điểm chặt chẽ rất giống với ngôn ngữ tiếng Anh, sử dụng những từ như 'not' và 'in' nên khi bạn đọc một chương trình, script, hoặc khi đọc to cho người khác nghe mà không cảm thấy giống như bạn đang nói một thứ ngôn ngữ bí mật nào đó. </w:t>
      </w:r>
      <w:proofErr w:type="gramStart"/>
      <w:r w:rsidRPr="007929A9">
        <w:rPr>
          <w:color w:val="auto"/>
        </w:rPr>
        <w:t xml:space="preserve">Điều này cũng được hỗ trợ bởi các quy tắc chấm phẩy câu rất nghiêm ngặt của Python, có nghĩa là </w:t>
      </w:r>
      <w:r w:rsidR="00EC13CA">
        <w:rPr>
          <w:color w:val="auto"/>
        </w:rPr>
        <w:t>lập trình viên</w:t>
      </w:r>
      <w:r w:rsidRPr="007929A9">
        <w:rPr>
          <w:color w:val="auto"/>
        </w:rPr>
        <w:t xml:space="preserve"> không có những dấu ngoặc nhọn ({}) trong code củ</w:t>
      </w:r>
      <w:r w:rsidR="00EC13CA">
        <w:rPr>
          <w:color w:val="auto"/>
        </w:rPr>
        <w:t>a mình.</w:t>
      </w:r>
      <w:proofErr w:type="gramEnd"/>
    </w:p>
    <w:p w14:paraId="13634F05" w14:textId="77777777" w:rsidR="00EC13CA" w:rsidRPr="007929A9" w:rsidRDefault="00EC13CA" w:rsidP="005C664D">
      <w:pPr>
        <w:pStyle w:val="Style1"/>
        <w:jc w:val="both"/>
        <w:rPr>
          <w:color w:val="auto"/>
        </w:rPr>
      </w:pPr>
    </w:p>
    <w:p w14:paraId="63DB38DF" w14:textId="77777777" w:rsidR="007929A9" w:rsidRPr="007929A9" w:rsidRDefault="007929A9" w:rsidP="005C664D">
      <w:pPr>
        <w:pStyle w:val="Style1"/>
        <w:numPr>
          <w:ilvl w:val="0"/>
          <w:numId w:val="7"/>
        </w:numPr>
        <w:jc w:val="both"/>
        <w:rPr>
          <w:color w:val="auto"/>
        </w:rPr>
      </w:pPr>
      <w:r w:rsidRPr="007929A9">
        <w:rPr>
          <w:color w:val="auto"/>
        </w:rPr>
        <w:t>Các thư viện phong phú</w:t>
      </w:r>
    </w:p>
    <w:p w14:paraId="6C21BCD8" w14:textId="77777777" w:rsidR="007929A9" w:rsidRDefault="007929A9" w:rsidP="005C664D">
      <w:pPr>
        <w:pStyle w:val="Style1"/>
        <w:ind w:left="360"/>
        <w:jc w:val="both"/>
        <w:rPr>
          <w:color w:val="auto"/>
        </w:rPr>
      </w:pPr>
      <w:r w:rsidRPr="007929A9">
        <w:rPr>
          <w:color w:val="auto"/>
        </w:rPr>
        <w:t>Python đã tồn tại khoảng hơn 20 năm, vì vậy có rất nhiều code viết bằng Python được xây dựng qua nhiều thập kỷ, và là một ngôn ngữ mã nguồn mở, rất nhiều trong số này được phát hành cho người khác sử dụng. Hầu như tất cả chúng được tập hợp lại trên trang web</w:t>
      </w:r>
      <w:r w:rsidRPr="007929A9">
        <w:rPr>
          <w:rStyle w:val="apple-converted-space"/>
          <w:color w:val="auto"/>
        </w:rPr>
        <w:t> </w:t>
      </w:r>
      <w:hyperlink r:id="rId28" w:tgtFrame="_blank" w:history="1">
        <w:r w:rsidRPr="007929A9">
          <w:rPr>
            <w:rStyle w:val="Hyperlink"/>
            <w:color w:val="auto"/>
            <w:u w:val="none"/>
          </w:rPr>
          <w:t>https://pypi.python.org</w:t>
        </w:r>
      </w:hyperlink>
      <w:r w:rsidRPr="007929A9">
        <w:rPr>
          <w:color w:val="auto"/>
        </w:rPr>
        <w:t xml:space="preserve">, bạn phát âm nó là "pie-pee-eye", hoặc còn được gọi bằng một cái tên phổ biến hơn là "the CheeseShop". </w:t>
      </w:r>
      <w:r w:rsidR="00EC13CA">
        <w:rPr>
          <w:color w:val="auto"/>
        </w:rPr>
        <w:t>Lập trình viên</w:t>
      </w:r>
      <w:r w:rsidRPr="007929A9">
        <w:rPr>
          <w:color w:val="auto"/>
        </w:rPr>
        <w:t xml:space="preserve"> có thể cài đặt phần mềm này lên hệ thống của </w:t>
      </w:r>
      <w:r w:rsidR="00EC13CA">
        <w:rPr>
          <w:color w:val="auto"/>
        </w:rPr>
        <w:t>mình</w:t>
      </w:r>
      <w:r w:rsidRPr="007929A9">
        <w:rPr>
          <w:color w:val="auto"/>
        </w:rPr>
        <w:t xml:space="preserve"> để sử dụng bởi các dự </w:t>
      </w:r>
      <w:proofErr w:type="gramStart"/>
      <w:r w:rsidRPr="007929A9">
        <w:rPr>
          <w:color w:val="auto"/>
        </w:rPr>
        <w:t>án</w:t>
      </w:r>
      <w:proofErr w:type="gramEnd"/>
      <w:r w:rsidRPr="007929A9">
        <w:rPr>
          <w:color w:val="auto"/>
        </w:rPr>
        <w:t xml:space="preserve"> của riêng. Ví dụ, nế</w:t>
      </w:r>
      <w:r w:rsidR="00EC13CA">
        <w:rPr>
          <w:color w:val="auto"/>
        </w:rPr>
        <w:t xml:space="preserve">u </w:t>
      </w:r>
      <w:r w:rsidRPr="007929A9">
        <w:rPr>
          <w:color w:val="auto"/>
        </w:rPr>
        <w:t xml:space="preserve">muốn sử dụng Python để xây dựng những script với các đối số dòng lệnh, </w:t>
      </w:r>
      <w:r w:rsidR="00EC13CA">
        <w:rPr>
          <w:color w:val="auto"/>
        </w:rPr>
        <w:t>lập trình viên</w:t>
      </w:r>
      <w:r w:rsidRPr="007929A9">
        <w:rPr>
          <w:color w:val="auto"/>
        </w:rPr>
        <w:t xml:space="preserve"> nên cài đặt thư viện "click" và sau đó import nó vào trong các script của </w:t>
      </w:r>
      <w:r w:rsidR="00EC13CA">
        <w:rPr>
          <w:color w:val="auto"/>
        </w:rPr>
        <w:t xml:space="preserve">mình </w:t>
      </w:r>
      <w:r w:rsidRPr="007929A9">
        <w:rPr>
          <w:color w:val="auto"/>
        </w:rPr>
        <w:t xml:space="preserve">rồi sử dụng nó. Có những </w:t>
      </w:r>
      <w:proofErr w:type="gramStart"/>
      <w:r w:rsidRPr="007929A9">
        <w:rPr>
          <w:color w:val="auto"/>
        </w:rPr>
        <w:t>thư</w:t>
      </w:r>
      <w:proofErr w:type="gramEnd"/>
      <w:r w:rsidRPr="007929A9">
        <w:rPr>
          <w:color w:val="auto"/>
        </w:rPr>
        <w:t xml:space="preserve"> viện sử dụng được cho khá nhiều trường hợp từ thao tác với hình ảnh, cho tới tính toán khoa học, và tự động hóa máy chủ. </w:t>
      </w:r>
    </w:p>
    <w:p w14:paraId="655691A5" w14:textId="77777777" w:rsidR="00EC13CA" w:rsidRPr="007929A9" w:rsidRDefault="00EC13CA" w:rsidP="005C664D">
      <w:pPr>
        <w:pStyle w:val="Style1"/>
        <w:jc w:val="both"/>
        <w:rPr>
          <w:color w:val="auto"/>
        </w:rPr>
      </w:pPr>
    </w:p>
    <w:p w14:paraId="451E456D" w14:textId="77777777" w:rsidR="007929A9" w:rsidRPr="007929A9" w:rsidRDefault="007929A9" w:rsidP="005C664D">
      <w:pPr>
        <w:pStyle w:val="Style1"/>
        <w:numPr>
          <w:ilvl w:val="0"/>
          <w:numId w:val="7"/>
        </w:numPr>
        <w:jc w:val="both"/>
        <w:rPr>
          <w:color w:val="auto"/>
        </w:rPr>
      </w:pPr>
      <w:r w:rsidRPr="007929A9">
        <w:rPr>
          <w:color w:val="auto"/>
        </w:rPr>
        <w:t>Python có một cộng đồng sử dụng lớn</w:t>
      </w:r>
    </w:p>
    <w:p w14:paraId="09F03127" w14:textId="77777777" w:rsidR="00D80CED" w:rsidRDefault="007929A9" w:rsidP="00D80CED">
      <w:pPr>
        <w:pStyle w:val="Style1"/>
        <w:ind w:left="360"/>
        <w:jc w:val="both"/>
        <w:rPr>
          <w:rStyle w:val="CommentReference"/>
          <w:rFonts w:ascii="Liberation Serif" w:hAnsi="Liberation Serif" w:cs="Mangal"/>
        </w:rPr>
      </w:pPr>
      <w:r w:rsidRPr="007929A9">
        <w:rPr>
          <w:color w:val="auto"/>
        </w:rPr>
        <w:t xml:space="preserve">Python có nhiều nhóm người sử dụng ở khắp mọi nơi, thường được gọi là các PUG, và họ tiến hành những cuộc hội thảo lớn trên tất cả mọi châu lục ngoại trừ Nam Cực. PyCon NA, hội nghị về Python lớn nhất ở Bắc Mỹ, đã bán ra 2.500 vé trong năm nay. </w:t>
      </w:r>
      <w:proofErr w:type="gramStart"/>
      <w:r w:rsidRPr="007929A9">
        <w:rPr>
          <w:color w:val="auto"/>
        </w:rPr>
        <w:t>Hội nghị này phản ánh cam kết đa dạng hóa của Python, vì có trên 30% diễn giả là phụ nữ.</w:t>
      </w:r>
      <w:proofErr w:type="gramEnd"/>
      <w:r w:rsidRPr="007929A9">
        <w:rPr>
          <w:color w:val="auto"/>
        </w:rPr>
        <w:t xml:space="preserve"> PyCon NA 2013 cũng bắt đầu một xu hướng của việc đưa ra workshop gọi là "Young Coder", nơi mà những người tham dự đã dạy Python cho trẻ em từ 9 đến 16 tuổi trong vòng một ngày, để cho chúng làm quen với ngôn ngữ này và cuối cùng giúp chúng hack và mod một số trò game trên con Raspberry Pi mà chúng được nhận. </w:t>
      </w:r>
      <w:proofErr w:type="gramStart"/>
      <w:r w:rsidRPr="007929A9">
        <w:rPr>
          <w:color w:val="auto"/>
        </w:rPr>
        <w:t>Việc trở thành một phần của một cộng đồng tích cực như vậy sẽ luôn tạo ra rất nhiều động lự</w:t>
      </w:r>
      <w:r w:rsidR="00EC13CA">
        <w:rPr>
          <w:color w:val="auto"/>
        </w:rPr>
        <w:t>c cho những người lập trình.</w:t>
      </w:r>
      <w:proofErr w:type="gramEnd"/>
    </w:p>
    <w:p w14:paraId="63B42C13" w14:textId="5E9A4BC1" w:rsidR="00EC13CA" w:rsidRDefault="00D80CED" w:rsidP="00D80CED">
      <w:pPr>
        <w:pStyle w:val="Style1"/>
        <w:ind w:left="360"/>
        <w:jc w:val="both"/>
        <w:rPr>
          <w:color w:val="auto"/>
        </w:rPr>
      </w:pPr>
      <w:r>
        <w:rPr>
          <w:color w:val="auto"/>
        </w:rPr>
        <w:t xml:space="preserve"> </w:t>
      </w:r>
    </w:p>
    <w:p w14:paraId="120BD2DC" w14:textId="14C22509" w:rsidR="00EC13CA" w:rsidRDefault="00EC13CA" w:rsidP="005C664D">
      <w:pPr>
        <w:pStyle w:val="Style1"/>
        <w:jc w:val="both"/>
      </w:pPr>
      <w:r>
        <w:t>Khi sử dụng Python, có rất nhiều Python Framework như Django, web2py, CubicWeb</w:t>
      </w:r>
      <w:r w:rsidR="00595A0D">
        <w:t>…</w:t>
      </w:r>
      <w:r>
        <w:t xml:space="preserve">tuy nhiên Flask </w:t>
      </w:r>
      <w:r w:rsidR="00B718BE">
        <w:t xml:space="preserve">được lựa chọn </w:t>
      </w:r>
      <w:r w:rsidR="00595A0D">
        <w:t xml:space="preserve">để viết back-end </w:t>
      </w:r>
      <w:r>
        <w:t xml:space="preserve">vì thấy nó phù hợp với mục </w:t>
      </w:r>
      <w:r w:rsidR="00595A0D">
        <w:t>đích bài toán mà mình đang làm: đơn giản, dễ học trong thời gian ngắn. Đơn giản, nhưng Flask lại rất hữu dụng vì:</w:t>
      </w:r>
    </w:p>
    <w:p w14:paraId="6AA5025C" w14:textId="77777777" w:rsidR="00595A0D" w:rsidRDefault="00595A0D" w:rsidP="005C664D">
      <w:pPr>
        <w:pStyle w:val="Style1"/>
        <w:jc w:val="both"/>
      </w:pPr>
      <w:r>
        <w:t xml:space="preserve">- Bên trong Flask có hỗ trợ ORM, routing </w:t>
      </w:r>
      <w:proofErr w:type="gramStart"/>
      <w:r>
        <w:t>đầy  đủ</w:t>
      </w:r>
      <w:proofErr w:type="gramEnd"/>
      <w:r>
        <w:t>.</w:t>
      </w:r>
    </w:p>
    <w:p w14:paraId="5758655A" w14:textId="77777777" w:rsidR="00595A0D" w:rsidRDefault="00595A0D" w:rsidP="005C664D">
      <w:pPr>
        <w:pStyle w:val="Style1"/>
        <w:jc w:val="both"/>
      </w:pPr>
      <w:r>
        <w:lastRenderedPageBreak/>
        <w:t>- Flask hỗ trợ mở rộng các tính năng qua extension.</w:t>
      </w:r>
    </w:p>
    <w:p w14:paraId="7535170B" w14:textId="77777777" w:rsidR="00595A0D" w:rsidRDefault="00595A0D" w:rsidP="005C664D">
      <w:pPr>
        <w:pStyle w:val="Style1"/>
        <w:jc w:val="both"/>
      </w:pPr>
      <w:r>
        <w:t xml:space="preserve">- Các Extension của Flask rất nhiều, hỗ trợ từ xác nhận, xử lí tải </w:t>
      </w:r>
      <w:proofErr w:type="gramStart"/>
      <w:r>
        <w:t>file,….</w:t>
      </w:r>
      <w:proofErr w:type="gramEnd"/>
    </w:p>
    <w:p w14:paraId="10C1E9AD" w14:textId="77777777" w:rsidR="00595A0D" w:rsidRPr="00EC13CA" w:rsidRDefault="00595A0D" w:rsidP="005C664D">
      <w:pPr>
        <w:pStyle w:val="Style1"/>
        <w:jc w:val="both"/>
      </w:pPr>
      <w:r>
        <w:t>- Flask và các Extension được cập nhật liên tục.</w:t>
      </w:r>
    </w:p>
    <w:p w14:paraId="7A2E3BE1" w14:textId="77777777" w:rsidR="00965B17" w:rsidRDefault="00965B17" w:rsidP="005C664D">
      <w:pPr>
        <w:pStyle w:val="Heading3"/>
        <w:jc w:val="both"/>
      </w:pPr>
      <w:bookmarkStart w:id="76" w:name="_Toc470201063"/>
      <w:r>
        <w:t>5.3 Angular2</w:t>
      </w:r>
      <w:bookmarkEnd w:id="76"/>
    </w:p>
    <w:p w14:paraId="5ABC231E" w14:textId="77777777" w:rsidR="00125A11" w:rsidRDefault="0002620B" w:rsidP="005C664D">
      <w:pPr>
        <w:pStyle w:val="Style1"/>
        <w:jc w:val="both"/>
        <w:rPr>
          <w:shd w:val="clear" w:color="auto" w:fill="FFFFFF"/>
        </w:rPr>
      </w:pPr>
      <w:r>
        <w:rPr>
          <w:b/>
          <w:bCs/>
          <w:shd w:val="clear" w:color="auto" w:fill="FFFFFF"/>
        </w:rPr>
        <w:t>Angular 2</w:t>
      </w:r>
      <w:r>
        <w:rPr>
          <w:rStyle w:val="apple-converted-space"/>
          <w:rFonts w:ascii="Helvetica" w:hAnsi="Helvetica"/>
          <w:b/>
          <w:bCs/>
          <w:color w:val="555555"/>
          <w:sz w:val="20"/>
          <w:szCs w:val="20"/>
          <w:shd w:val="clear" w:color="auto" w:fill="FFFFFF"/>
        </w:rPr>
        <w:t> </w:t>
      </w:r>
      <w:r>
        <w:rPr>
          <w:shd w:val="clear" w:color="auto" w:fill="FFFFFF"/>
        </w:rPr>
        <w:t>là một</w:t>
      </w:r>
      <w:r>
        <w:rPr>
          <w:rStyle w:val="apple-converted-space"/>
          <w:rFonts w:ascii="Helvetica" w:hAnsi="Helvetica"/>
          <w:color w:val="555555"/>
          <w:sz w:val="20"/>
          <w:szCs w:val="20"/>
          <w:shd w:val="clear" w:color="auto" w:fill="FFFFFF"/>
        </w:rPr>
        <w:t> </w:t>
      </w:r>
      <w:r>
        <w:rPr>
          <w:b/>
          <w:bCs/>
          <w:shd w:val="clear" w:color="auto" w:fill="FFFFFF"/>
        </w:rPr>
        <w:t>javascript framework</w:t>
      </w:r>
      <w:r>
        <w:rPr>
          <w:rStyle w:val="apple-converted-space"/>
          <w:rFonts w:ascii="Helvetica" w:hAnsi="Helvetica"/>
          <w:b/>
          <w:bCs/>
          <w:color w:val="555555"/>
          <w:sz w:val="20"/>
          <w:szCs w:val="20"/>
          <w:shd w:val="clear" w:color="auto" w:fill="FFFFFF"/>
        </w:rPr>
        <w:t> </w:t>
      </w:r>
      <w:r>
        <w:rPr>
          <w:shd w:val="clear" w:color="auto" w:fill="FFFFFF"/>
        </w:rPr>
        <w:t xml:space="preserve">(nôm </w:t>
      </w:r>
      <w:proofErr w:type="gramStart"/>
      <w:r>
        <w:rPr>
          <w:shd w:val="clear" w:color="auto" w:fill="FFFFFF"/>
        </w:rPr>
        <w:t>na</w:t>
      </w:r>
      <w:proofErr w:type="gramEnd"/>
      <w:r>
        <w:rPr>
          <w:shd w:val="clear" w:color="auto" w:fill="FFFFFF"/>
        </w:rPr>
        <w:t xml:space="preserve"> là 1 thư viện javascript được đóng gói và xây dựng nhằm dễ dàng tái sử dụng và xây dựng các ứng dụng có quy mô lớn cần yếu tố tổ chức và quy chuẩn). AngularJS 1.x được khai sinh từ năm 2009 với sự đỡ đầu và phát triển của Google, vì thế mà nó ngày một khẳng định được xu thế một cách nhanh chóng hơn các js framework cùng thời. </w:t>
      </w:r>
      <w:proofErr w:type="gramStart"/>
      <w:r>
        <w:rPr>
          <w:shd w:val="clear" w:color="auto" w:fill="FFFFFF"/>
        </w:rPr>
        <w:t>Với bản chất là mã nguồn mở đúng nghĩa, Angular Js được đông đảo các lập trình viên đón nhận.</w:t>
      </w:r>
      <w:proofErr w:type="gramEnd"/>
      <w:r>
        <w:rPr>
          <w:shd w:val="clear" w:color="auto" w:fill="FFFFFF"/>
        </w:rPr>
        <w:t xml:space="preserve"> Và sau một thời gian phát triển bấy lâu, đội ngũ Angular Team đã cho ra mắt Angular 2 kết hợp với TypeScript từ Microsoft để trở nên hoàn thiện hơn về cơ cấu tổ chức ứng dụng, cũng như tốc độ xử lý và hiệu năng khi sử dụng. </w:t>
      </w:r>
      <w:proofErr w:type="gramStart"/>
      <w:r>
        <w:rPr>
          <w:shd w:val="clear" w:color="auto" w:fill="FFFFFF"/>
        </w:rPr>
        <w:t xml:space="preserve">Chính vì thế, nếu </w:t>
      </w:r>
      <w:r w:rsidR="00A4501E">
        <w:rPr>
          <w:shd w:val="clear" w:color="auto" w:fill="FFFFFF"/>
        </w:rPr>
        <w:t>ai</w:t>
      </w:r>
      <w:r>
        <w:rPr>
          <w:shd w:val="clear" w:color="auto" w:fill="FFFFFF"/>
        </w:rPr>
        <w:t xml:space="preserve"> đã có kiến thức cơ bản về nhữ</w:t>
      </w:r>
      <w:r w:rsidR="00A4501E">
        <w:rPr>
          <w:shd w:val="clear" w:color="auto" w:fill="FFFFFF"/>
        </w:rPr>
        <w:t>ng mô hình trên,</w:t>
      </w:r>
      <w:r>
        <w:rPr>
          <w:shd w:val="clear" w:color="auto" w:fill="FFFFFF"/>
        </w:rPr>
        <w:t xml:space="preserve"> sẽ cảm thấy Angular 2 thật dễ dàng tiếp cận.</w:t>
      </w:r>
      <w:proofErr w:type="gramEnd"/>
    </w:p>
    <w:p w14:paraId="0435E861" w14:textId="77777777" w:rsidR="00A4501E" w:rsidRDefault="00A4501E" w:rsidP="005C664D">
      <w:pPr>
        <w:pStyle w:val="Style1"/>
        <w:jc w:val="both"/>
        <w:rPr>
          <w:shd w:val="clear" w:color="auto" w:fill="FFFFFF"/>
        </w:rPr>
      </w:pPr>
    </w:p>
    <w:p w14:paraId="23207DAC" w14:textId="77777777" w:rsidR="00A4501E" w:rsidRDefault="00A4501E" w:rsidP="005C664D">
      <w:pPr>
        <w:pStyle w:val="Style1"/>
        <w:jc w:val="both"/>
      </w:pPr>
      <w:r w:rsidRPr="008A33AF">
        <w:t>Angular 2</w:t>
      </w:r>
      <w:r w:rsidRPr="008A33AF">
        <w:rPr>
          <w:rStyle w:val="apple-converted-space"/>
        </w:rPr>
        <w:t> </w:t>
      </w:r>
      <w:r w:rsidRPr="008A33AF">
        <w:t xml:space="preserve">thích hợp xây dựng ứng dụng </w:t>
      </w:r>
      <w:proofErr w:type="gramStart"/>
      <w:r w:rsidRPr="008A33AF">
        <w:t>theo</w:t>
      </w:r>
      <w:proofErr w:type="gramEnd"/>
      <w:r w:rsidRPr="008A33AF">
        <w:t xml:space="preserve"> mô hình SPA (Single Page Application). Mô hình ứng dụng một trang duy nhất, các phân bố dữ liệu đều được truyền nhận âm thầm với kỹ thuật </w:t>
      </w:r>
      <w:proofErr w:type="gramStart"/>
      <w:r w:rsidRPr="008A33AF">
        <w:t>ajax</w:t>
      </w:r>
      <w:proofErr w:type="gramEnd"/>
      <w:r w:rsidRPr="008A33AF">
        <w:t xml:space="preserve"> kết hợp API tương tác với Web API. </w:t>
      </w:r>
      <w:proofErr w:type="gramStart"/>
      <w:r w:rsidRPr="008A33AF">
        <w:t>Chính vì tính tiện dụng này mà</w:t>
      </w:r>
      <w:r w:rsidRPr="008A33AF">
        <w:rPr>
          <w:rStyle w:val="apple-converted-space"/>
        </w:rPr>
        <w:t> </w:t>
      </w:r>
      <w:r w:rsidRPr="008A33AF">
        <w:t>Angular 2</w:t>
      </w:r>
      <w:r w:rsidRPr="008A33AF">
        <w:rPr>
          <w:rStyle w:val="apple-converted-space"/>
        </w:rPr>
        <w:t> </w:t>
      </w:r>
      <w:r w:rsidRPr="008A33AF">
        <w:t>thường được ưu tiện lựa chọn cho các mô hình web application chuyên về front-end.</w:t>
      </w:r>
      <w:proofErr w:type="gramEnd"/>
    </w:p>
    <w:p w14:paraId="3081FE4F" w14:textId="77777777" w:rsidR="00D221C4" w:rsidRDefault="00D221C4" w:rsidP="005C664D">
      <w:pPr>
        <w:pStyle w:val="Heading3"/>
        <w:jc w:val="both"/>
      </w:pPr>
      <w:bookmarkStart w:id="77" w:name="_Toc470201064"/>
      <w:r>
        <w:t>5.4 InfluxDB</w:t>
      </w:r>
      <w:bookmarkEnd w:id="77"/>
    </w:p>
    <w:p w14:paraId="0605F9D7" w14:textId="771399B1" w:rsidR="00D221C4" w:rsidRDefault="00D221C4" w:rsidP="005C664D">
      <w:pPr>
        <w:pStyle w:val="Style1"/>
        <w:jc w:val="both"/>
      </w:pPr>
      <w:r>
        <w:t>InfluxDB là mộ</w:t>
      </w:r>
      <w:r w:rsidR="00D76EE5">
        <w:t xml:space="preserve">t </w:t>
      </w:r>
      <w:r>
        <w:t xml:space="preserve">cơ sở dữ liệu mã nguồn mở lưu trữ </w:t>
      </w:r>
      <w:proofErr w:type="gramStart"/>
      <w:r>
        <w:t>theo</w:t>
      </w:r>
      <w:proofErr w:type="gramEnd"/>
      <w:r>
        <w:t xml:space="preserve"> thời gian</w:t>
      </w:r>
      <w:r w:rsidR="00D76EE5">
        <w:t>. (</w:t>
      </w:r>
      <w:proofErr w:type="gramStart"/>
      <w:r w:rsidR="00D76EE5">
        <w:t>open</w:t>
      </w:r>
      <w:proofErr w:type="gramEnd"/>
      <w:r w:rsidR="00D76EE5">
        <w:t xml:space="preserve"> source time  series database). InfluxDB có một số các tính năng chính sau:</w:t>
      </w:r>
    </w:p>
    <w:p w14:paraId="2E4E581E" w14:textId="77777777" w:rsidR="00D76EE5" w:rsidRDefault="00D76EE5" w:rsidP="005C664D">
      <w:pPr>
        <w:pStyle w:val="Style1"/>
        <w:numPr>
          <w:ilvl w:val="0"/>
          <w:numId w:val="5"/>
        </w:numPr>
        <w:jc w:val="both"/>
      </w:pPr>
      <w:r>
        <w:t>Được xây tích hợp sẵn HTTP API.</w:t>
      </w:r>
    </w:p>
    <w:p w14:paraId="0E97346B" w14:textId="77777777" w:rsidR="00D76EE5" w:rsidRDefault="00D76EE5" w:rsidP="005C664D">
      <w:pPr>
        <w:pStyle w:val="Style1"/>
        <w:numPr>
          <w:ilvl w:val="0"/>
          <w:numId w:val="5"/>
        </w:numPr>
        <w:jc w:val="both"/>
      </w:pPr>
      <w:r>
        <w:t>Có thể gắn thẻ tag cho dữ liệu, cho phép truy cập linh hoạt.</w:t>
      </w:r>
    </w:p>
    <w:p w14:paraId="59C2A537" w14:textId="77777777" w:rsidR="00D76EE5" w:rsidRDefault="00D76EE5" w:rsidP="005C664D">
      <w:pPr>
        <w:pStyle w:val="Style1"/>
        <w:numPr>
          <w:ilvl w:val="0"/>
          <w:numId w:val="5"/>
        </w:numPr>
        <w:jc w:val="both"/>
      </w:pPr>
      <w:r>
        <w:t>Ngôn ngữ truy vấn SQL</w:t>
      </w:r>
    </w:p>
    <w:p w14:paraId="1B491F9A" w14:textId="77777777" w:rsidR="00D76EE5" w:rsidRDefault="00D76EE5" w:rsidP="005C664D">
      <w:pPr>
        <w:pStyle w:val="Style1"/>
        <w:numPr>
          <w:ilvl w:val="0"/>
          <w:numId w:val="5"/>
        </w:numPr>
        <w:jc w:val="both"/>
      </w:pPr>
      <w:r>
        <w:t>Dễ dàng cài đặt và quản lý đồng thời cũng dễ dàng truy cập.</w:t>
      </w:r>
    </w:p>
    <w:p w14:paraId="5F4E0AA5" w14:textId="77777777" w:rsidR="00D76EE5" w:rsidRDefault="00D76EE5" w:rsidP="005C664D">
      <w:pPr>
        <w:pStyle w:val="Style1"/>
        <w:numPr>
          <w:ilvl w:val="0"/>
          <w:numId w:val="5"/>
        </w:numPr>
        <w:jc w:val="both"/>
      </w:pPr>
      <w:r>
        <w:t>Được thiết kế để phản hồi các truy vấn thời gian thực, điều đó có nghĩa là mỗi diểm dữ liệu có thể được thêm vào và truy vấn ngược trở lại trong thời gian &lt;100ms.</w:t>
      </w:r>
    </w:p>
    <w:p w14:paraId="4FFB4285" w14:textId="77777777" w:rsidR="00D76EE5" w:rsidRDefault="00D76EE5" w:rsidP="005C664D">
      <w:pPr>
        <w:pStyle w:val="Style1"/>
        <w:jc w:val="both"/>
      </w:pPr>
    </w:p>
    <w:p w14:paraId="7533B557" w14:textId="77777777" w:rsidR="00F7481F" w:rsidRDefault="00F7481F" w:rsidP="005C664D">
      <w:pPr>
        <w:pStyle w:val="Heading3"/>
        <w:jc w:val="both"/>
      </w:pPr>
      <w:bookmarkStart w:id="78" w:name="_Toc470201065"/>
      <w:r>
        <w:t>5.5 Git và GitHub</w:t>
      </w:r>
      <w:bookmarkEnd w:id="78"/>
    </w:p>
    <w:p w14:paraId="5BC0C051" w14:textId="77777777" w:rsidR="00F7481F" w:rsidRDefault="00F7481F" w:rsidP="005C664D">
      <w:pPr>
        <w:pStyle w:val="Style1"/>
        <w:jc w:val="both"/>
      </w:pPr>
      <w:proofErr w:type="gramStart"/>
      <w:r w:rsidRPr="00F7481F">
        <w:rPr>
          <w:rStyle w:val="Strong"/>
          <w:bCs w:val="0"/>
        </w:rPr>
        <w:t>Git</w:t>
      </w:r>
      <w:r w:rsidRPr="00F7481F">
        <w:rPr>
          <w:rStyle w:val="apple-converted-space"/>
        </w:rPr>
        <w:t> </w:t>
      </w:r>
      <w:r w:rsidRPr="00F7481F">
        <w:t>là tên gọi của một</w:t>
      </w:r>
      <w:r w:rsidRPr="00F7481F">
        <w:rPr>
          <w:rStyle w:val="apple-converted-space"/>
        </w:rPr>
        <w:t> </w:t>
      </w:r>
      <w:r w:rsidRPr="00F7481F">
        <w:rPr>
          <w:rStyle w:val="Strong"/>
          <w:bCs w:val="0"/>
        </w:rPr>
        <w:t>Hệ thống quản lý phiên bản phân tán</w:t>
      </w:r>
      <w:r w:rsidRPr="00F7481F">
        <w:rPr>
          <w:rStyle w:val="apple-converted-space"/>
        </w:rPr>
        <w:t> </w:t>
      </w:r>
      <w:r w:rsidRPr="00F7481F">
        <w:t>(</w:t>
      </w:r>
      <w:r w:rsidRPr="00F7481F">
        <w:rPr>
          <w:rStyle w:val="Emphasis"/>
          <w:i w:val="0"/>
          <w:iCs w:val="0"/>
        </w:rPr>
        <w:t>Distributed Version Control System –</w:t>
      </w:r>
      <w:r w:rsidRPr="00F7481F">
        <w:rPr>
          <w:rStyle w:val="apple-converted-space"/>
        </w:rPr>
        <w:t> </w:t>
      </w:r>
      <w:r w:rsidRPr="00F7481F">
        <w:rPr>
          <w:rStyle w:val="Strong"/>
          <w:b w:val="0"/>
          <w:bCs w:val="0"/>
        </w:rPr>
        <w:t>DVCS</w:t>
      </w:r>
      <w:r w:rsidRPr="00F7481F">
        <w:t>) là một trong những hệ thống quản lý phiên bản phân tán phổ biến nhất hiện nay.</w:t>
      </w:r>
      <w:proofErr w:type="gramEnd"/>
      <w:r w:rsidRPr="00F7481F">
        <w:t xml:space="preserve"> DVCS nghĩa là hệ thống giúp mỗi máy tính có thể lưu trữ nhiều phiên bản khác nhau của một mã nguồn được nhân bản (</w:t>
      </w:r>
      <w:r w:rsidRPr="00F7481F">
        <w:rPr>
          <w:rStyle w:val="Strong"/>
          <w:b w:val="0"/>
          <w:bCs w:val="0"/>
        </w:rPr>
        <w:t>clone</w:t>
      </w:r>
      <w:r w:rsidRPr="00F7481F">
        <w:t>) từ một kho chứa mã nguồn (</w:t>
      </w:r>
      <w:r w:rsidRPr="00F7481F">
        <w:rPr>
          <w:rStyle w:val="Strong"/>
          <w:b w:val="0"/>
          <w:bCs w:val="0"/>
        </w:rPr>
        <w:t>repository</w:t>
      </w:r>
      <w:r w:rsidRPr="00F7481F">
        <w:t>), mỗi thay đổi vào mã nguồn trên máy tính sẽ có thể ủy thác (</w:t>
      </w:r>
      <w:r w:rsidRPr="00F7481F">
        <w:rPr>
          <w:rStyle w:val="Strong"/>
          <w:b w:val="0"/>
          <w:bCs w:val="0"/>
        </w:rPr>
        <w:t>commit</w:t>
      </w:r>
      <w:r w:rsidRPr="00F7481F">
        <w:t xml:space="preserve">) rồi đưa lên máy chủ nơi đặt kho chứa chính. Và một máy tính khác (nếu họ có quyền truy cập) cũng có thể clone lại mã nguồn từ kho chứa hoặc clone lại một tập hợp các thay đổi mới nhất trên máy tính </w:t>
      </w:r>
      <w:proofErr w:type="gramStart"/>
      <w:r w:rsidRPr="00F7481F">
        <w:t>kia</w:t>
      </w:r>
      <w:proofErr w:type="gramEnd"/>
      <w:r>
        <w:t>.</w:t>
      </w:r>
    </w:p>
    <w:p w14:paraId="0C9ECB0E" w14:textId="77777777" w:rsidR="00F7481F" w:rsidRDefault="00F7481F" w:rsidP="005C664D">
      <w:pPr>
        <w:pStyle w:val="Style1"/>
        <w:jc w:val="both"/>
      </w:pPr>
    </w:p>
    <w:p w14:paraId="42E09394" w14:textId="77777777" w:rsidR="00F7481F" w:rsidRDefault="00F7481F" w:rsidP="005C664D">
      <w:pPr>
        <w:pStyle w:val="Style1"/>
        <w:jc w:val="both"/>
        <w:rPr>
          <w:lang w:eastAsia="en-US" w:bidi="ar-SA"/>
        </w:rPr>
      </w:pPr>
      <w:r w:rsidRPr="00F7481F">
        <w:rPr>
          <w:lang w:eastAsia="en-US" w:bidi="ar-SA"/>
        </w:rPr>
        <w:t>Có rất nhiều lợi thế để bạn nên sử dụ</w:t>
      </w:r>
      <w:r>
        <w:rPr>
          <w:lang w:eastAsia="en-US" w:bidi="ar-SA"/>
        </w:rPr>
        <w:t>ng Git:</w:t>
      </w:r>
    </w:p>
    <w:p w14:paraId="3C8A7726" w14:textId="77777777" w:rsidR="00F7481F" w:rsidRPr="00F7481F" w:rsidRDefault="00F7481F" w:rsidP="005C664D">
      <w:pPr>
        <w:pStyle w:val="Style1"/>
        <w:numPr>
          <w:ilvl w:val="0"/>
          <w:numId w:val="7"/>
        </w:numPr>
        <w:jc w:val="both"/>
        <w:rPr>
          <w:spacing w:val="-6"/>
          <w:lang w:eastAsia="en-US" w:bidi="ar-SA"/>
        </w:rPr>
      </w:pPr>
      <w:r w:rsidRPr="00F7481F">
        <w:rPr>
          <w:spacing w:val="-6"/>
          <w:lang w:eastAsia="en-US" w:bidi="ar-SA"/>
        </w:rPr>
        <w:t xml:space="preserve">Git dễ sử dụng, </w:t>
      </w:r>
      <w:proofErr w:type="gramStart"/>
      <w:r w:rsidRPr="00F7481F">
        <w:rPr>
          <w:spacing w:val="-6"/>
          <w:lang w:eastAsia="en-US" w:bidi="ar-SA"/>
        </w:rPr>
        <w:t>an</w:t>
      </w:r>
      <w:proofErr w:type="gramEnd"/>
      <w:r w:rsidRPr="00F7481F">
        <w:rPr>
          <w:spacing w:val="-6"/>
          <w:lang w:eastAsia="en-US" w:bidi="ar-SA"/>
        </w:rPr>
        <w:t xml:space="preserve"> toàn và nhanh chóng.</w:t>
      </w:r>
    </w:p>
    <w:p w14:paraId="2709B33D" w14:textId="77777777" w:rsidR="00F7481F" w:rsidRPr="00F7481F" w:rsidRDefault="00F7481F" w:rsidP="005C664D">
      <w:pPr>
        <w:pStyle w:val="Style1"/>
        <w:numPr>
          <w:ilvl w:val="0"/>
          <w:numId w:val="7"/>
        </w:numPr>
        <w:jc w:val="both"/>
        <w:rPr>
          <w:spacing w:val="-6"/>
          <w:lang w:eastAsia="en-US" w:bidi="ar-SA"/>
        </w:rPr>
      </w:pPr>
      <w:r w:rsidRPr="00F7481F">
        <w:rPr>
          <w:spacing w:val="-6"/>
          <w:lang w:eastAsia="en-US" w:bidi="ar-SA"/>
        </w:rPr>
        <w:t xml:space="preserve">Có thể giúp quy trình làm việc code </w:t>
      </w:r>
      <w:proofErr w:type="gramStart"/>
      <w:r w:rsidRPr="00F7481F">
        <w:rPr>
          <w:spacing w:val="-6"/>
          <w:lang w:eastAsia="en-US" w:bidi="ar-SA"/>
        </w:rPr>
        <w:t>theo</w:t>
      </w:r>
      <w:proofErr w:type="gramEnd"/>
      <w:r w:rsidRPr="00F7481F">
        <w:rPr>
          <w:spacing w:val="-6"/>
          <w:lang w:eastAsia="en-US" w:bidi="ar-SA"/>
        </w:rPr>
        <w:t xml:space="preserve"> nhóm đơn giản hơn rất nhiều bằng việc </w:t>
      </w:r>
      <w:r w:rsidRPr="00F7481F">
        <w:rPr>
          <w:spacing w:val="-6"/>
          <w:lang w:eastAsia="en-US" w:bidi="ar-SA"/>
        </w:rPr>
        <w:lastRenderedPageBreak/>
        <w:t>kết hợp các phân nhánh (branch).</w:t>
      </w:r>
    </w:p>
    <w:p w14:paraId="3A2DFB1C" w14:textId="77777777" w:rsidR="00F7481F" w:rsidRPr="00F7481F" w:rsidRDefault="00F7481F" w:rsidP="005C664D">
      <w:pPr>
        <w:pStyle w:val="Style1"/>
        <w:numPr>
          <w:ilvl w:val="0"/>
          <w:numId w:val="7"/>
        </w:numPr>
        <w:jc w:val="both"/>
        <w:rPr>
          <w:spacing w:val="-6"/>
          <w:lang w:eastAsia="en-US" w:bidi="ar-SA"/>
        </w:rPr>
      </w:pPr>
      <w:r w:rsidRPr="00F7481F">
        <w:rPr>
          <w:spacing w:val="-6"/>
          <w:lang w:eastAsia="en-US" w:bidi="ar-SA"/>
        </w:rPr>
        <w:t>Bạn có thể làm việc ở bất cứ đâu vì chỉ cần clone mã nguồn từ kho chứa hoặc clone một phiên bản thay đổi nào đó từ kho chứa, hoặc một nhánh nào đó từ kho chứa.</w:t>
      </w:r>
    </w:p>
    <w:p w14:paraId="110733BF" w14:textId="77777777" w:rsidR="00F7481F" w:rsidRPr="00F7481F" w:rsidRDefault="00F7481F" w:rsidP="005C664D">
      <w:pPr>
        <w:pStyle w:val="Style1"/>
        <w:numPr>
          <w:ilvl w:val="0"/>
          <w:numId w:val="7"/>
        </w:numPr>
        <w:jc w:val="both"/>
        <w:rPr>
          <w:spacing w:val="-6"/>
          <w:lang w:eastAsia="en-US" w:bidi="ar-SA"/>
        </w:rPr>
      </w:pPr>
      <w:r w:rsidRPr="00F7481F">
        <w:rPr>
          <w:spacing w:val="-6"/>
          <w:lang w:eastAsia="en-US" w:bidi="ar-SA"/>
        </w:rPr>
        <w:t>Dễ dàng trong việc deployment sản phẩm.</w:t>
      </w:r>
    </w:p>
    <w:p w14:paraId="5C58E04E" w14:textId="77777777" w:rsidR="00F7481F" w:rsidRPr="00F7481F" w:rsidRDefault="00F7481F" w:rsidP="005C664D">
      <w:pPr>
        <w:pStyle w:val="Style1"/>
        <w:numPr>
          <w:ilvl w:val="0"/>
          <w:numId w:val="7"/>
        </w:numPr>
        <w:jc w:val="both"/>
        <w:rPr>
          <w:spacing w:val="-6"/>
          <w:lang w:eastAsia="en-US" w:bidi="ar-SA"/>
        </w:rPr>
      </w:pPr>
      <w:r w:rsidRPr="00F7481F">
        <w:rPr>
          <w:spacing w:val="-6"/>
          <w:lang w:eastAsia="en-US" w:bidi="ar-SA"/>
        </w:rPr>
        <w:t>Và nhiều hơn thế nữa.</w:t>
      </w:r>
    </w:p>
    <w:p w14:paraId="58A1F9D5" w14:textId="77777777" w:rsidR="00F7481F" w:rsidRPr="00F7481F" w:rsidRDefault="00F7481F" w:rsidP="005C664D">
      <w:pPr>
        <w:pStyle w:val="Style1"/>
        <w:jc w:val="both"/>
      </w:pPr>
    </w:p>
    <w:p w14:paraId="58FA56FD" w14:textId="77777777" w:rsidR="00965B17" w:rsidRDefault="00F7481F" w:rsidP="005C664D">
      <w:pPr>
        <w:pStyle w:val="Heading3"/>
        <w:jc w:val="both"/>
      </w:pPr>
      <w:bookmarkStart w:id="79" w:name="_Toc470201066"/>
      <w:r>
        <w:t>5.6</w:t>
      </w:r>
      <w:r w:rsidR="00965B17">
        <w:t xml:space="preserve"> Docker</w:t>
      </w:r>
      <w:bookmarkEnd w:id="79"/>
    </w:p>
    <w:p w14:paraId="16E8165B" w14:textId="71119421" w:rsidR="00D76EE5" w:rsidRDefault="00D76EE5" w:rsidP="005C664D">
      <w:pPr>
        <w:pStyle w:val="Style1"/>
        <w:jc w:val="both"/>
      </w:pPr>
      <w:r>
        <w:t xml:space="preserve">Trong phạm vi đồ án, </w:t>
      </w:r>
      <w:r w:rsidR="00B718BE">
        <w:t>đồ án sử dụng</w:t>
      </w:r>
      <w:r>
        <w:t xml:space="preserve"> docker làm môi trường để vận hành các IoT Platform, giúp các IoT Platform có thể chạy độc lập trên môi trường 1 máy tính, đồng thời hõ trợ việc testing của hệ thống.</w:t>
      </w:r>
    </w:p>
    <w:p w14:paraId="60AE70DB" w14:textId="77777777" w:rsidR="00D76EE5" w:rsidRPr="00D76EE5" w:rsidRDefault="00D76EE5" w:rsidP="005C664D">
      <w:pPr>
        <w:pStyle w:val="Style1"/>
        <w:jc w:val="both"/>
      </w:pPr>
    </w:p>
    <w:p w14:paraId="1F2C6C8F" w14:textId="77777777" w:rsidR="008A33AF" w:rsidRDefault="008A33AF" w:rsidP="005C664D">
      <w:pPr>
        <w:pStyle w:val="Style1"/>
        <w:jc w:val="both"/>
      </w:pPr>
      <w:r>
        <w:rPr>
          <w:b/>
        </w:rPr>
        <w:t>Docker</w:t>
      </w:r>
      <w:r>
        <w:t xml:space="preserve"> là một Open Platform để xây dựng, vận chuyển và chạy các ứng dụng phân </w:t>
      </w:r>
      <w:proofErr w:type="gramStart"/>
      <w:r>
        <w:t>tán(</w:t>
      </w:r>
      <w:proofErr w:type="gramEnd"/>
      <w:r>
        <w:t>Build-Ship-Run). Ban đầu viết bằng Python, hiện tại đã chuyển sang Go-lang.</w:t>
      </w:r>
    </w:p>
    <w:p w14:paraId="064D6C1D" w14:textId="77777777" w:rsidR="008A33AF" w:rsidRDefault="008A33AF" w:rsidP="005C664D">
      <w:pPr>
        <w:pStyle w:val="Style1"/>
        <w:jc w:val="both"/>
      </w:pPr>
      <w:proofErr w:type="gramStart"/>
      <w:r>
        <w:t>Docker đưa ra một giải pháp mới cho vấn đề ảo hóa, thay vì tạo ra các máy ảo con chạy độc lập kiểu hypervisors (tạo phần cứng ảo và cài đặt hệ điều hành lên đó), các ứng dụng sẽ được đóng gói lại thành các Container riêng lẻ.</w:t>
      </w:r>
      <w:proofErr w:type="gramEnd"/>
      <w:r>
        <w:t xml:space="preserve"> Các Container này chạy </w:t>
      </w:r>
      <w:proofErr w:type="gramStart"/>
      <w:r>
        <w:t>chung</w:t>
      </w:r>
      <w:proofErr w:type="gramEnd"/>
      <w:r>
        <w:t xml:space="preserve"> trên nhân hệ điều hành qua LXC (Linux Containers), chia sẻ chung tài nguyên của máy mẹ, do đó, hoạt động nhẹ và nhanh hơn các máy ảo dạng hypervisors.</w:t>
      </w:r>
    </w:p>
    <w:p w14:paraId="581409C6" w14:textId="77777777" w:rsidR="00F045F1" w:rsidRDefault="008A33AF" w:rsidP="00F045F1">
      <w:pPr>
        <w:pStyle w:val="BodyText"/>
        <w:keepNext/>
        <w:jc w:val="center"/>
      </w:pPr>
      <w:r>
        <w:rPr>
          <w:rFonts w:ascii="Times New Roman" w:hAnsi="Times New Roman" w:cs="Times New Roman"/>
          <w:noProof/>
          <w:sz w:val="26"/>
          <w:szCs w:val="26"/>
          <w:lang w:eastAsia="en-US" w:bidi="ar-SA"/>
        </w:rPr>
        <w:drawing>
          <wp:inline distT="0" distB="0" distL="0" distR="0" wp14:anchorId="2A6BA2D0" wp14:editId="28331CF5">
            <wp:extent cx="4823359" cy="247738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ker-hypevisor.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27836" cy="2479686"/>
                    </a:xfrm>
                    <a:prstGeom prst="rect">
                      <a:avLst/>
                    </a:prstGeom>
                  </pic:spPr>
                </pic:pic>
              </a:graphicData>
            </a:graphic>
          </wp:inline>
        </w:drawing>
      </w:r>
    </w:p>
    <w:p w14:paraId="29C87307" w14:textId="4FCAAEC6" w:rsidR="00720456" w:rsidRDefault="00D96386" w:rsidP="00F045F1">
      <w:pPr>
        <w:pStyle w:val="Caption"/>
        <w:jc w:val="center"/>
      </w:pPr>
      <w:bookmarkStart w:id="80" w:name="_Toc470105968"/>
      <w:bookmarkStart w:id="81" w:name="_Toc470201117"/>
      <w:proofErr w:type="gramStart"/>
      <w:r>
        <w:t>Hình</w:t>
      </w:r>
      <w:r w:rsidR="00F045F1">
        <w:t xml:space="preserve"> </w:t>
      </w:r>
      <w:fldSimple w:instr=" SEQ Figure \* ARABIC ">
        <w:r w:rsidR="00F045F1">
          <w:rPr>
            <w:noProof/>
          </w:rPr>
          <w:t>12</w:t>
        </w:r>
      </w:fldSimple>
      <w:r w:rsidR="00F045F1">
        <w:t>.</w:t>
      </w:r>
      <w:proofErr w:type="gramEnd"/>
      <w:r w:rsidR="00F045F1">
        <w:t xml:space="preserve"> </w:t>
      </w:r>
      <w:r w:rsidR="00F045F1" w:rsidRPr="002B2F23">
        <w:t>So sánh docker với virtual machine</w:t>
      </w:r>
      <w:bookmarkEnd w:id="80"/>
      <w:bookmarkEnd w:id="81"/>
    </w:p>
    <w:p w14:paraId="6868D6EF" w14:textId="77777777" w:rsidR="00F045F1" w:rsidRPr="00F045F1" w:rsidRDefault="00F045F1" w:rsidP="00F045F1">
      <w:pPr>
        <w:pStyle w:val="Caption"/>
        <w:jc w:val="center"/>
      </w:pPr>
    </w:p>
    <w:p w14:paraId="09F19E7A" w14:textId="77777777" w:rsidR="008A33AF" w:rsidRDefault="008A33AF" w:rsidP="005C664D">
      <w:pPr>
        <w:pStyle w:val="Style1"/>
        <w:jc w:val="both"/>
      </w:pPr>
      <w:r>
        <w:t xml:space="preserve">Điểm khác biệt chính là các containers sử dụng </w:t>
      </w:r>
      <w:proofErr w:type="gramStart"/>
      <w:r>
        <w:t>chung</w:t>
      </w:r>
      <w:proofErr w:type="gramEnd"/>
      <w:r>
        <w:t xml:space="preserve"> kernel với Host OS nên các thao tác bật, tắt rất nhẹ nhàng, nhanh chóng.</w:t>
      </w:r>
    </w:p>
    <w:p w14:paraId="15595403" w14:textId="77777777" w:rsidR="008A33AF" w:rsidRDefault="00EF4EF3" w:rsidP="005C664D">
      <w:pPr>
        <w:pStyle w:val="Style1"/>
        <w:jc w:val="both"/>
      </w:pPr>
      <w:proofErr w:type="gramStart"/>
      <w:r>
        <w:rPr>
          <w:b/>
        </w:rPr>
        <w:t xml:space="preserve">- </w:t>
      </w:r>
      <w:r w:rsidR="008A33AF">
        <w:rPr>
          <w:b/>
        </w:rPr>
        <w:t>Ưu điểm</w:t>
      </w:r>
      <w:r w:rsidR="008A33AF">
        <w:t>: nhanh, nhẹ, có thể chia sẻ dễ dàng qua DockerHub</w:t>
      </w:r>
      <w:r>
        <w:t>.</w:t>
      </w:r>
      <w:proofErr w:type="gramEnd"/>
    </w:p>
    <w:p w14:paraId="46CDD62A" w14:textId="1C1674C0" w:rsidR="008A33AF" w:rsidRDefault="008A33AF" w:rsidP="006B0609">
      <w:pPr>
        <w:pStyle w:val="Style1"/>
        <w:jc w:val="both"/>
      </w:pPr>
      <w:r>
        <w:t xml:space="preserve">- </w:t>
      </w:r>
      <w:r>
        <w:rPr>
          <w:b/>
        </w:rPr>
        <w:t>Nhược điểm</w:t>
      </w:r>
      <w:r>
        <w:t>: còn mới, cập nhật thay đổi thường xuyên</w:t>
      </w:r>
      <w:r w:rsidR="00EF4EF3">
        <w:t>.</w:t>
      </w:r>
    </w:p>
    <w:p w14:paraId="4BEA9BB9" w14:textId="77777777" w:rsidR="00AB2915" w:rsidRDefault="00AB2915" w:rsidP="006B0609">
      <w:pPr>
        <w:pStyle w:val="Style1"/>
        <w:jc w:val="both"/>
      </w:pPr>
    </w:p>
    <w:p w14:paraId="619DDF46" w14:textId="77777777" w:rsidR="00067488" w:rsidRDefault="00067488" w:rsidP="005C664D">
      <w:pPr>
        <w:pStyle w:val="Heading2"/>
        <w:jc w:val="both"/>
      </w:pPr>
      <w:bookmarkStart w:id="82" w:name="_Toc470201067"/>
      <w:r>
        <w:t>6. Tóm tắt chương</w:t>
      </w:r>
      <w:bookmarkEnd w:id="82"/>
    </w:p>
    <w:p w14:paraId="008B6E5B" w14:textId="77777777" w:rsidR="004D4A66" w:rsidRDefault="004D4A66" w:rsidP="00CD7472">
      <w:pPr>
        <w:pStyle w:val="Style1"/>
        <w:jc w:val="both"/>
      </w:pPr>
      <w:r>
        <w:t xml:space="preserve">IoT đang là tâm điểm chủ ý trong nhiều năm trở lại đây,  nhiều người đã nhận ra bản chất thực sự của IoT và ý nghĩa của nó tới người tiêu dùng, doanh nghiệp cũng như sự phát triển của nền công nghệ thế giới.  </w:t>
      </w:r>
      <w:r w:rsidR="00CD7472">
        <w:t xml:space="preserve">Nắm bắt xu thế mới, nhiều doanh </w:t>
      </w:r>
      <w:r w:rsidR="00CD7472">
        <w:lastRenderedPageBreak/>
        <w:t xml:space="preserve">nghiệp đã đầu tư đáng kể vào thị trường IoT, các con chip ngày càng rẻ và được tích hợp nhiều tính năng hơn, các dịch vụ triển khai hệ thống IoT như nhà thông minh, công ty thông minh, thành phố thông minh… ngày càng nhiều, cùng với đó là nhu cầu quản lý các thiết bị IoT cũng tăng theo nên số lượng IoT Platform cũng tăng lên đáng kể. </w:t>
      </w:r>
    </w:p>
    <w:p w14:paraId="00153815" w14:textId="77777777" w:rsidR="00CD7472" w:rsidRPr="004D4A66" w:rsidRDefault="00CD7472" w:rsidP="00CD7472">
      <w:pPr>
        <w:pStyle w:val="Style1"/>
        <w:jc w:val="both"/>
      </w:pPr>
      <w:r>
        <w:t xml:space="preserve">Số lượng IoT Platform tăng lên nhiều nhưng lại tất cả chúng lại không tuân </w:t>
      </w:r>
      <w:proofErr w:type="gramStart"/>
      <w:r>
        <w:t>theo</w:t>
      </w:r>
      <w:proofErr w:type="gramEnd"/>
      <w:r>
        <w:t xml:space="preserve"> một quy chuẩn nhất định.</w:t>
      </w:r>
      <w:r w:rsidR="00DF6C91">
        <w:t xml:space="preserve"> </w:t>
      </w:r>
      <w:proofErr w:type="gramStart"/>
      <w:r w:rsidR="00DF6C91">
        <w:t>Điều này dẫn đến việc tích hợp các hệ thống IoT Platform riêng biệt lại với nhau gặp rất nhiều khó khăn.</w:t>
      </w:r>
      <w:proofErr w:type="gramEnd"/>
      <w:r w:rsidR="00C959C3">
        <w:t xml:space="preserve"> </w:t>
      </w:r>
      <w:r w:rsidR="0059267A">
        <w:t>Đi theo một hướng tiếp cận để giải quyết vấn đề này, đồ án của tôi mong muốn tạo ra một nền tảng nằm ở phía trên các IoT Platform để</w:t>
      </w:r>
      <w:r w:rsidR="00C32562">
        <w:t xml:space="preserve"> có thể điều khiển các thiết bị do các IoT Platform khác nhau quản lí trong một giao diện duy nhất.</w:t>
      </w:r>
    </w:p>
    <w:p w14:paraId="762376CB" w14:textId="77777777" w:rsidR="00AB2915" w:rsidRDefault="00AB2915">
      <w:pPr>
        <w:rPr>
          <w:rFonts w:asciiTheme="majorHAnsi" w:eastAsiaTheme="majorEastAsia" w:hAnsiTheme="majorHAnsi" w:cs="Mangal"/>
          <w:b/>
          <w:bCs/>
          <w:color w:val="365F91" w:themeColor="accent1" w:themeShade="BF"/>
          <w:sz w:val="32"/>
          <w:szCs w:val="25"/>
        </w:rPr>
      </w:pPr>
      <w:bookmarkStart w:id="83" w:name="_Toc470201068"/>
      <w:r>
        <w:br w:type="page"/>
      </w:r>
    </w:p>
    <w:p w14:paraId="491538C0" w14:textId="0264F54F" w:rsidR="00344C3F" w:rsidRDefault="00344C3F" w:rsidP="005C664D">
      <w:pPr>
        <w:pStyle w:val="Heading1"/>
        <w:jc w:val="both"/>
      </w:pPr>
      <w:r>
        <w:lastRenderedPageBreak/>
        <w:t>Chương II,</w:t>
      </w:r>
      <w:r w:rsidR="00FF2640">
        <w:t xml:space="preserve"> </w:t>
      </w:r>
      <w:r w:rsidR="00C16550">
        <w:t>Các kết quả đạt được</w:t>
      </w:r>
      <w:bookmarkEnd w:id="83"/>
    </w:p>
    <w:p w14:paraId="4E2EE8CA" w14:textId="77777777" w:rsidR="003C36D4" w:rsidRDefault="003C36D4" w:rsidP="005C664D">
      <w:pPr>
        <w:jc w:val="both"/>
      </w:pPr>
    </w:p>
    <w:p w14:paraId="78A56233" w14:textId="77777777" w:rsidR="003C36D4" w:rsidRPr="003C36D4" w:rsidRDefault="003C36D4" w:rsidP="005C664D">
      <w:pPr>
        <w:pStyle w:val="Style1"/>
        <w:jc w:val="both"/>
      </w:pPr>
      <w:r>
        <w:t xml:space="preserve">Dựa </w:t>
      </w:r>
      <w:proofErr w:type="gramStart"/>
      <w:r>
        <w:t>theo</w:t>
      </w:r>
      <w:proofErr w:type="gramEnd"/>
      <w:r>
        <w:t xml:space="preserve"> mục tiêu đặt ra ban đầu của đồ án là tạo ra một nền tảng có khả năng tích hợp tất cả các IoT Platform lại với nhau. Trong phạm vi đồ án, em đã phát triển một nền tảng theo đúng mục đích ban đầu, và lựa chọn 2 IoT Platform là OpenHab và Home-Assistant như 2 nền tảng thử nghiệm để chứng minh nền tảng của em có thể tích hợp các IoT Platform lại với nhau.</w:t>
      </w:r>
    </w:p>
    <w:p w14:paraId="7BB5300A" w14:textId="77777777" w:rsidR="00A4052A" w:rsidRDefault="00344C3F" w:rsidP="00444A67">
      <w:pPr>
        <w:pStyle w:val="Heading2"/>
        <w:jc w:val="both"/>
        <w:rPr>
          <w:ins w:id="84" w:author="Binh Minh Nguyen" w:date="2016-12-21T21:18:00Z"/>
        </w:rPr>
      </w:pPr>
      <w:bookmarkStart w:id="85" w:name="_Toc470201069"/>
      <w:r>
        <w:t xml:space="preserve">1, </w:t>
      </w:r>
      <w:r w:rsidR="00F867ED">
        <w:t xml:space="preserve">Kiến trúc hệ </w:t>
      </w:r>
      <w:commentRangeStart w:id="86"/>
      <w:r w:rsidR="00F867ED">
        <w:t>thống</w:t>
      </w:r>
      <w:commentRangeEnd w:id="86"/>
      <w:r w:rsidR="00560F8B">
        <w:rPr>
          <w:rStyle w:val="CommentReference"/>
          <w:rFonts w:ascii="Liberation Serif" w:eastAsia="Noto Sans CJK SC Regular" w:hAnsi="Liberation Serif"/>
          <w:b w:val="0"/>
          <w:bCs w:val="0"/>
          <w:color w:val="00000A"/>
        </w:rPr>
        <w:commentReference w:id="86"/>
      </w:r>
      <w:bookmarkEnd w:id="85"/>
    </w:p>
    <w:p w14:paraId="7100F707" w14:textId="77777777" w:rsidR="00560F8B" w:rsidRPr="00560F8B" w:rsidRDefault="00560F8B">
      <w:pPr>
        <w:pPrChange w:id="87" w:author="Binh Minh Nguyen" w:date="2016-12-21T21:18:00Z">
          <w:pPr>
            <w:pStyle w:val="Heading2"/>
            <w:jc w:val="both"/>
          </w:pPr>
        </w:pPrChange>
      </w:pPr>
    </w:p>
    <w:p w14:paraId="4D11AA13" w14:textId="0BE6872C" w:rsidR="00444A67" w:rsidRDefault="00D80CED" w:rsidP="00D80CED">
      <w:pPr>
        <w:jc w:val="both"/>
      </w:pPr>
      <w:r>
        <w:t>Hình dưới đây mô tả mô tả kiến trúc tổng quan của hệ thống:</w:t>
      </w:r>
    </w:p>
    <w:p w14:paraId="58FD63B2" w14:textId="77777777" w:rsidR="00D80CED" w:rsidRPr="00444A67" w:rsidRDefault="00D80CED" w:rsidP="00D80CED">
      <w:pPr>
        <w:jc w:val="both"/>
      </w:pPr>
    </w:p>
    <w:p w14:paraId="39B66F59" w14:textId="77777777" w:rsidR="00444A67" w:rsidRDefault="00444A67" w:rsidP="00444A67">
      <w:pPr>
        <w:pStyle w:val="Style1"/>
        <w:keepNext/>
      </w:pPr>
      <w:r>
        <w:rPr>
          <w:noProof/>
          <w:lang w:eastAsia="en-US" w:bidi="ar-SA"/>
        </w:rPr>
        <w:drawing>
          <wp:inline distT="0" distB="0" distL="0" distR="0" wp14:anchorId="22CC886F" wp14:editId="1B9AC48C">
            <wp:extent cx="5760085" cy="4140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png"/>
                    <pic:cNvPicPr/>
                  </pic:nvPicPr>
                  <pic:blipFill>
                    <a:blip r:embed="rId31">
                      <a:extLst>
                        <a:ext uri="{28A0092B-C50C-407E-A947-70E740481C1C}">
                          <a14:useLocalDpi xmlns:a14="http://schemas.microsoft.com/office/drawing/2010/main" val="0"/>
                        </a:ext>
                      </a:extLst>
                    </a:blip>
                    <a:stretch>
                      <a:fillRect/>
                    </a:stretch>
                  </pic:blipFill>
                  <pic:spPr>
                    <a:xfrm>
                      <a:off x="0" y="0"/>
                      <a:ext cx="5760085" cy="4140200"/>
                    </a:xfrm>
                    <a:prstGeom prst="rect">
                      <a:avLst/>
                    </a:prstGeom>
                  </pic:spPr>
                </pic:pic>
              </a:graphicData>
            </a:graphic>
          </wp:inline>
        </w:drawing>
      </w:r>
    </w:p>
    <w:p w14:paraId="26DA7802" w14:textId="7DCB5792" w:rsidR="00444A67" w:rsidRPr="00444A67" w:rsidRDefault="00D96386" w:rsidP="00444A67">
      <w:pPr>
        <w:pStyle w:val="Caption"/>
        <w:jc w:val="center"/>
      </w:pPr>
      <w:bookmarkStart w:id="88" w:name="_Toc470105969"/>
      <w:bookmarkStart w:id="89" w:name="_Toc470201118"/>
      <w:proofErr w:type="gramStart"/>
      <w:r>
        <w:t>Hình</w:t>
      </w:r>
      <w:r w:rsidR="00444A67">
        <w:t xml:space="preserve"> </w:t>
      </w:r>
      <w:fldSimple w:instr=" SEQ Figure \* ARABIC ">
        <w:r w:rsidR="00F045F1">
          <w:rPr>
            <w:noProof/>
          </w:rPr>
          <w:t>13</w:t>
        </w:r>
      </w:fldSimple>
      <w:r w:rsidR="00444A67">
        <w:t>.</w:t>
      </w:r>
      <w:proofErr w:type="gramEnd"/>
      <w:r w:rsidR="00444A67">
        <w:t xml:space="preserve"> Kiến trúc hệ thống</w:t>
      </w:r>
      <w:bookmarkEnd w:id="88"/>
      <w:bookmarkEnd w:id="89"/>
    </w:p>
    <w:p w14:paraId="263AB3ED" w14:textId="77777777" w:rsidR="00444A67" w:rsidRDefault="00444A67" w:rsidP="005C664D">
      <w:pPr>
        <w:pStyle w:val="Style1"/>
        <w:jc w:val="both"/>
      </w:pPr>
    </w:p>
    <w:p w14:paraId="351564B6" w14:textId="77777777" w:rsidR="00F867ED" w:rsidRDefault="00864178" w:rsidP="005C664D">
      <w:pPr>
        <w:pStyle w:val="Style1"/>
        <w:jc w:val="both"/>
      </w:pPr>
      <w:r>
        <w:t>Hệ thống đượ</w:t>
      </w:r>
      <w:r w:rsidR="00AD07F1">
        <w:t>c chia thành 4</w:t>
      </w:r>
      <w:r>
        <w:t xml:space="preserve"> thành phần chính:</w:t>
      </w:r>
    </w:p>
    <w:p w14:paraId="10C57D40" w14:textId="77777777" w:rsidR="00394A01" w:rsidRPr="00394A01" w:rsidRDefault="00394A01" w:rsidP="00394A01">
      <w:pPr>
        <w:pStyle w:val="Style1"/>
      </w:pPr>
      <w:commentRangeStart w:id="90"/>
      <w:r w:rsidRPr="00394A01">
        <w:rPr>
          <w:b/>
        </w:rPr>
        <w:t xml:space="preserve">Phần 1: </w:t>
      </w:r>
      <w:r>
        <w:rPr>
          <w:b/>
        </w:rPr>
        <w:t xml:space="preserve"> </w:t>
      </w:r>
      <w:r w:rsidRPr="00394A01">
        <w:rPr>
          <w:b/>
        </w:rPr>
        <w:t>IoT Platform</w:t>
      </w:r>
      <w:r>
        <w:rPr>
          <w:b/>
        </w:rPr>
        <w:t xml:space="preserve">s – </w:t>
      </w:r>
      <w:r>
        <w:t>Là thành phần quản lý và tương tác trực tiếp với các sensor.</w:t>
      </w:r>
    </w:p>
    <w:p w14:paraId="0362BFA5" w14:textId="77777777" w:rsidR="00641126" w:rsidRDefault="00864178" w:rsidP="005C664D">
      <w:pPr>
        <w:pStyle w:val="Style1"/>
        <w:jc w:val="both"/>
      </w:pPr>
      <w:r w:rsidRPr="001A607F">
        <w:rPr>
          <w:b/>
        </w:rPr>
        <w:t>Phầ</w:t>
      </w:r>
      <w:r w:rsidR="00394A01">
        <w:rPr>
          <w:b/>
        </w:rPr>
        <w:t>n 2</w:t>
      </w:r>
      <w:r w:rsidRPr="001A607F">
        <w:rPr>
          <w:b/>
        </w:rPr>
        <w:t xml:space="preserve">: </w:t>
      </w:r>
      <w:r w:rsidR="0063570E" w:rsidRPr="001A607F">
        <w:rPr>
          <w:b/>
        </w:rPr>
        <w:t>State Service</w:t>
      </w:r>
      <w:r w:rsidR="00641126">
        <w:t xml:space="preserve"> – </w:t>
      </w:r>
      <w:r w:rsidR="002C1868">
        <w:t xml:space="preserve">Tương tác với các API của IoT Platform để </w:t>
      </w:r>
      <w:proofErr w:type="gramStart"/>
      <w:r w:rsidR="002C1868">
        <w:t>thu</w:t>
      </w:r>
      <w:proofErr w:type="gramEnd"/>
      <w:r w:rsidR="002C1868">
        <w:t xml:space="preserve"> thập dữ liệu, lưu trữ trong </w:t>
      </w:r>
      <w:r w:rsidR="004F1BAD">
        <w:t>InfluxDB</w:t>
      </w:r>
      <w:r w:rsidR="002C1868">
        <w:t>.</w:t>
      </w:r>
    </w:p>
    <w:p w14:paraId="7E5EC3AD" w14:textId="77777777" w:rsidR="00BE234E" w:rsidRDefault="00BE234E" w:rsidP="005C664D">
      <w:pPr>
        <w:pStyle w:val="Style1"/>
        <w:jc w:val="both"/>
      </w:pPr>
      <w:r w:rsidRPr="001A607F">
        <w:rPr>
          <w:b/>
        </w:rPr>
        <w:t>Phầ</w:t>
      </w:r>
      <w:r w:rsidR="00394A01">
        <w:rPr>
          <w:b/>
        </w:rPr>
        <w:t>n 3</w:t>
      </w:r>
      <w:r w:rsidRPr="001A607F">
        <w:rPr>
          <w:b/>
        </w:rPr>
        <w:t xml:space="preserve">: </w:t>
      </w:r>
      <w:r w:rsidR="001A607F" w:rsidRPr="001A607F">
        <w:rPr>
          <w:b/>
        </w:rPr>
        <w:t>Rules</w:t>
      </w:r>
      <w:r w:rsidR="006032B8">
        <w:rPr>
          <w:b/>
        </w:rPr>
        <w:t xml:space="preserve"> </w:t>
      </w:r>
      <w:r w:rsidR="001A607F" w:rsidRPr="001A607F">
        <w:rPr>
          <w:b/>
        </w:rPr>
        <w:t xml:space="preserve">Service </w:t>
      </w:r>
      <w:r w:rsidR="001A607F">
        <w:t>– Theo dõi các luật (các script files), tương tác với API để chạy các luật này.</w:t>
      </w:r>
    </w:p>
    <w:p w14:paraId="1485C088" w14:textId="77777777" w:rsidR="001A607F" w:rsidRDefault="00641126" w:rsidP="005C664D">
      <w:pPr>
        <w:pStyle w:val="Style1"/>
        <w:jc w:val="both"/>
      </w:pPr>
      <w:r w:rsidRPr="001A607F">
        <w:rPr>
          <w:b/>
        </w:rPr>
        <w:t>Phầ</w:t>
      </w:r>
      <w:r w:rsidR="00394A01">
        <w:rPr>
          <w:b/>
        </w:rPr>
        <w:t>n 4</w:t>
      </w:r>
      <w:r w:rsidRPr="001A607F">
        <w:rPr>
          <w:b/>
        </w:rPr>
        <w:t xml:space="preserve">: </w:t>
      </w:r>
      <w:r w:rsidR="004F1BAD">
        <w:rPr>
          <w:b/>
        </w:rPr>
        <w:t xml:space="preserve">RESTful API – </w:t>
      </w:r>
      <w:r w:rsidR="004F1BAD">
        <w:t>Cung cấp cho người dùng một giao diện để có thể tương tác với các sensor.</w:t>
      </w:r>
    </w:p>
    <w:p w14:paraId="6A37DE78" w14:textId="77777777" w:rsidR="004F1BAD" w:rsidRDefault="004F1BAD" w:rsidP="005C664D">
      <w:pPr>
        <w:pStyle w:val="Style1"/>
        <w:jc w:val="both"/>
      </w:pPr>
      <w:r w:rsidRPr="004F1BAD">
        <w:rPr>
          <w:b/>
        </w:rPr>
        <w:t>Phầ</w:t>
      </w:r>
      <w:r w:rsidR="00394A01">
        <w:rPr>
          <w:b/>
        </w:rPr>
        <w:t>n 5</w:t>
      </w:r>
      <w:r w:rsidRPr="004F1BAD">
        <w:rPr>
          <w:b/>
        </w:rPr>
        <w:t>: Web Interface</w:t>
      </w:r>
      <w:r>
        <w:t xml:space="preserve"> – Giao diện web, cho phép dễ dàng điều khiển các device được kết nối tới các IoT Platform.</w:t>
      </w:r>
      <w:commentRangeEnd w:id="90"/>
      <w:r w:rsidR="00560F8B">
        <w:rPr>
          <w:rStyle w:val="CommentReference"/>
          <w:rFonts w:ascii="Liberation Serif" w:hAnsi="Liberation Serif" w:cs="Mangal"/>
        </w:rPr>
        <w:commentReference w:id="90"/>
      </w:r>
    </w:p>
    <w:p w14:paraId="7C5EA337" w14:textId="77777777" w:rsidR="00B50E25" w:rsidRDefault="00B50E25" w:rsidP="005C664D">
      <w:pPr>
        <w:pStyle w:val="Style1"/>
        <w:jc w:val="both"/>
      </w:pPr>
    </w:p>
    <w:p w14:paraId="55A87E53" w14:textId="77777777" w:rsidR="00F229D0" w:rsidRDefault="00F229D0" w:rsidP="005C664D">
      <w:pPr>
        <w:pStyle w:val="Style1"/>
        <w:jc w:val="both"/>
      </w:pPr>
      <w:proofErr w:type="gramStart"/>
      <w:r>
        <w:t>Để có thể hiểu rõ hơn về các hoạt động của hệ thống, dưới đây là trình bày các luồng hoạt động cơ bản của hệ thống.</w:t>
      </w:r>
      <w:proofErr w:type="gramEnd"/>
    </w:p>
    <w:p w14:paraId="3C030E0B" w14:textId="77777777" w:rsidR="004F1BAD" w:rsidRDefault="004F1BAD" w:rsidP="005C664D">
      <w:pPr>
        <w:pStyle w:val="Style1"/>
        <w:jc w:val="both"/>
      </w:pPr>
    </w:p>
    <w:p w14:paraId="5C3E984E" w14:textId="77777777" w:rsidR="00D05325" w:rsidRPr="00F229D0" w:rsidRDefault="00D05325" w:rsidP="005C664D">
      <w:pPr>
        <w:pStyle w:val="Style1"/>
        <w:jc w:val="both"/>
        <w:rPr>
          <w:b/>
        </w:rPr>
      </w:pPr>
      <w:r w:rsidRPr="00F229D0">
        <w:rPr>
          <w:b/>
        </w:rPr>
        <w:t xml:space="preserve">Luồng </w:t>
      </w:r>
      <w:proofErr w:type="gramStart"/>
      <w:r w:rsidRPr="00F229D0">
        <w:rPr>
          <w:b/>
        </w:rPr>
        <w:t>thu</w:t>
      </w:r>
      <w:proofErr w:type="gramEnd"/>
      <w:r w:rsidRPr="00F229D0">
        <w:rPr>
          <w:b/>
        </w:rPr>
        <w:t xml:space="preserve"> thập dữ liệu</w:t>
      </w:r>
      <w:r w:rsidR="00F229D0" w:rsidRPr="00F229D0">
        <w:rPr>
          <w:b/>
        </w:rPr>
        <w:t xml:space="preserve"> trạng thái</w:t>
      </w:r>
      <w:r w:rsidRPr="00F229D0">
        <w:rPr>
          <w:b/>
        </w:rPr>
        <w:t>:</w:t>
      </w:r>
    </w:p>
    <w:p w14:paraId="6865E025" w14:textId="77777777" w:rsidR="00D05325" w:rsidRDefault="00D05325" w:rsidP="00D05325">
      <w:pPr>
        <w:pStyle w:val="Style1"/>
        <w:numPr>
          <w:ilvl w:val="0"/>
          <w:numId w:val="15"/>
        </w:numPr>
        <w:jc w:val="both"/>
      </w:pPr>
      <w:r>
        <w:t xml:space="preserve">Các IoT Platform </w:t>
      </w:r>
      <w:proofErr w:type="gramStart"/>
      <w:r>
        <w:t>thu</w:t>
      </w:r>
      <w:proofErr w:type="gramEnd"/>
      <w:r>
        <w:t xml:space="preserve"> thập dữ liệu từ các thiết bị IoT và cung cấp API cho bên thứ 3.</w:t>
      </w:r>
    </w:p>
    <w:p w14:paraId="2754D64A" w14:textId="77777777" w:rsidR="00D05325" w:rsidRDefault="00D05325" w:rsidP="00D05325">
      <w:pPr>
        <w:pStyle w:val="Style1"/>
        <w:numPr>
          <w:ilvl w:val="0"/>
          <w:numId w:val="15"/>
        </w:numPr>
        <w:jc w:val="both"/>
      </w:pPr>
      <w:r>
        <w:t>State Service thông qua các driver sẽ thu thập dữ liệu từ các IoT Platform đã được cài đặt và lưu trữ vào trong InfluxDB</w:t>
      </w:r>
    </w:p>
    <w:p w14:paraId="7CADAF78" w14:textId="77777777" w:rsidR="003033AF" w:rsidRDefault="003033AF" w:rsidP="003033AF">
      <w:pPr>
        <w:pStyle w:val="Style1"/>
        <w:jc w:val="both"/>
      </w:pPr>
    </w:p>
    <w:p w14:paraId="2E317F96" w14:textId="77777777" w:rsidR="00F229D0" w:rsidRPr="00F229D0" w:rsidRDefault="00D05325" w:rsidP="00F229D0">
      <w:pPr>
        <w:pStyle w:val="Style1"/>
        <w:jc w:val="both"/>
        <w:rPr>
          <w:b/>
        </w:rPr>
      </w:pPr>
      <w:r w:rsidRPr="00F229D0">
        <w:rPr>
          <w:b/>
        </w:rPr>
        <w:t>Luồng truy vấn dữ</w:t>
      </w:r>
      <w:r w:rsidR="00F229D0" w:rsidRPr="00F229D0">
        <w:rPr>
          <w:b/>
        </w:rPr>
        <w:t xml:space="preserve"> liệu trạng thái:</w:t>
      </w:r>
    </w:p>
    <w:p w14:paraId="3BF87409" w14:textId="77777777" w:rsidR="00D05325" w:rsidRDefault="00F229D0" w:rsidP="00F229D0">
      <w:pPr>
        <w:pStyle w:val="Style1"/>
        <w:numPr>
          <w:ilvl w:val="0"/>
          <w:numId w:val="17"/>
        </w:numPr>
        <w:jc w:val="both"/>
      </w:pPr>
      <w:r>
        <w:t>Người dùng thông qua API hoặc Web Interface gọi đến các hàm riêng trong StateService. Tùy vào chức năng của mỗi hàm này sẽ gọi đến</w:t>
      </w:r>
    </w:p>
    <w:p w14:paraId="45884F3E" w14:textId="77777777" w:rsidR="00F229D0" w:rsidRDefault="00F229D0" w:rsidP="00F229D0">
      <w:pPr>
        <w:pStyle w:val="Style1"/>
        <w:numPr>
          <w:ilvl w:val="0"/>
          <w:numId w:val="17"/>
        </w:numPr>
        <w:jc w:val="both"/>
      </w:pPr>
      <w:r>
        <w:t xml:space="preserve">StateService sẽ gọi đến InfluxDB để truy cập dữ liệu dã </w:t>
      </w:r>
      <w:proofErr w:type="gramStart"/>
      <w:r>
        <w:t>thu</w:t>
      </w:r>
      <w:proofErr w:type="gramEnd"/>
      <w:r>
        <w:t xml:space="preserve"> thập được.</w:t>
      </w:r>
    </w:p>
    <w:p w14:paraId="1954CC6D" w14:textId="77777777" w:rsidR="003033AF" w:rsidRDefault="003033AF" w:rsidP="003033AF">
      <w:pPr>
        <w:pStyle w:val="Style1"/>
        <w:jc w:val="both"/>
      </w:pPr>
    </w:p>
    <w:p w14:paraId="65332F56" w14:textId="77777777" w:rsidR="00F229D0" w:rsidRPr="003033AF" w:rsidRDefault="00F229D0" w:rsidP="00F229D0">
      <w:pPr>
        <w:pStyle w:val="Style1"/>
        <w:jc w:val="both"/>
        <w:rPr>
          <w:b/>
        </w:rPr>
      </w:pPr>
      <w:r w:rsidRPr="003033AF">
        <w:rPr>
          <w:b/>
        </w:rPr>
        <w:t>Luồng điều khiển thiết bị:</w:t>
      </w:r>
    </w:p>
    <w:p w14:paraId="77ABE9DA" w14:textId="77777777" w:rsidR="00F229D0" w:rsidRDefault="00F229D0" w:rsidP="00F229D0">
      <w:pPr>
        <w:pStyle w:val="Style1"/>
        <w:numPr>
          <w:ilvl w:val="0"/>
          <w:numId w:val="18"/>
        </w:numPr>
        <w:jc w:val="both"/>
      </w:pPr>
      <w:r>
        <w:t xml:space="preserve">Người dùng thông qua API hoặc Web Interface để gọi đến các hàm riêng trong State Service. </w:t>
      </w:r>
    </w:p>
    <w:p w14:paraId="19375AD1" w14:textId="77777777" w:rsidR="00F229D0" w:rsidRDefault="00F229D0" w:rsidP="00F229D0">
      <w:pPr>
        <w:pStyle w:val="Style1"/>
        <w:numPr>
          <w:ilvl w:val="0"/>
          <w:numId w:val="18"/>
        </w:numPr>
        <w:jc w:val="both"/>
      </w:pPr>
      <w:r>
        <w:t>State Service sẽ thông qua các IoT Platform Driver để gửi các lệnh điều khiển đến các IoT Platform ở phía dưới.</w:t>
      </w:r>
    </w:p>
    <w:p w14:paraId="7BA3B8E6" w14:textId="77777777" w:rsidR="003033AF" w:rsidRDefault="003033AF" w:rsidP="003033AF">
      <w:pPr>
        <w:pStyle w:val="Style1"/>
        <w:jc w:val="both"/>
      </w:pPr>
    </w:p>
    <w:p w14:paraId="52F93981" w14:textId="77777777" w:rsidR="00F229D0" w:rsidRPr="003033AF" w:rsidRDefault="00F229D0" w:rsidP="00F229D0">
      <w:pPr>
        <w:pStyle w:val="Style1"/>
        <w:jc w:val="both"/>
        <w:rPr>
          <w:b/>
        </w:rPr>
      </w:pPr>
      <w:r w:rsidRPr="003033AF">
        <w:rPr>
          <w:b/>
        </w:rPr>
        <w:t>Luồng chạy hệ thống tự động:</w:t>
      </w:r>
    </w:p>
    <w:p w14:paraId="3E1FDDB5" w14:textId="77777777" w:rsidR="00F229D0" w:rsidRDefault="00F229D0" w:rsidP="00F229D0">
      <w:pPr>
        <w:pStyle w:val="Style1"/>
        <w:numPr>
          <w:ilvl w:val="0"/>
          <w:numId w:val="19"/>
        </w:numPr>
        <w:jc w:val="both"/>
      </w:pPr>
      <w:r>
        <w:t>Rules Service sẽ theo dõi các file trong thư mục  kịch bản</w:t>
      </w:r>
    </w:p>
    <w:p w14:paraId="67894C68" w14:textId="77777777" w:rsidR="00F229D0" w:rsidRDefault="00F229D0" w:rsidP="00F229D0">
      <w:pPr>
        <w:pStyle w:val="Style1"/>
        <w:numPr>
          <w:ilvl w:val="0"/>
          <w:numId w:val="19"/>
        </w:numPr>
        <w:jc w:val="both"/>
      </w:pPr>
      <w:r>
        <w:t>Các kịch bản này gọi đến các REST API để điều khiển hệ thống.</w:t>
      </w:r>
    </w:p>
    <w:p w14:paraId="194521F4" w14:textId="77777777" w:rsidR="00477C0B" w:rsidRDefault="00477C0B" w:rsidP="00477C0B">
      <w:pPr>
        <w:pStyle w:val="Style1"/>
        <w:jc w:val="both"/>
      </w:pPr>
    </w:p>
    <w:p w14:paraId="0C343DE6" w14:textId="623FA106" w:rsidR="00394A01" w:rsidRDefault="00AB2915" w:rsidP="00CA14E7">
      <w:pPr>
        <w:pStyle w:val="Heading3"/>
      </w:pPr>
      <w:bookmarkStart w:id="91" w:name="_Toc470201070"/>
      <w:r>
        <w:t>1.</w:t>
      </w:r>
      <w:r w:rsidR="00CA14E7">
        <w:t xml:space="preserve">1 </w:t>
      </w:r>
      <w:r w:rsidR="00394A01">
        <w:t>IoT Platform</w:t>
      </w:r>
      <w:bookmarkEnd w:id="91"/>
    </w:p>
    <w:p w14:paraId="4B375322" w14:textId="77777777" w:rsidR="00394A01" w:rsidRPr="004F1BAD" w:rsidRDefault="00394A01" w:rsidP="00D05325">
      <w:pPr>
        <w:pStyle w:val="Style1"/>
        <w:jc w:val="both"/>
      </w:pPr>
      <w:proofErr w:type="gramStart"/>
      <w:r>
        <w:t xml:space="preserve">Tương tác với thiết bị </w:t>
      </w:r>
      <w:r w:rsidR="00D05325">
        <w:t>IoT để điều khiển, cập nhật dữ liệu trạng thái.</w:t>
      </w:r>
      <w:proofErr w:type="gramEnd"/>
      <w:r w:rsidR="00D05325">
        <w:t xml:space="preserve"> Đồng thời cung cấp các API để bên thứ 3 có thể gián tiếp điều khiển và </w:t>
      </w:r>
      <w:proofErr w:type="gramStart"/>
      <w:r w:rsidR="00D05325">
        <w:t>thu</w:t>
      </w:r>
      <w:proofErr w:type="gramEnd"/>
      <w:r w:rsidR="00D05325">
        <w:t xml:space="preserve"> thập dữ liệu.</w:t>
      </w:r>
    </w:p>
    <w:p w14:paraId="247D0A22" w14:textId="77777777" w:rsidR="00FD5890" w:rsidRDefault="00394A01" w:rsidP="005C664D">
      <w:pPr>
        <w:pStyle w:val="Heading3"/>
        <w:jc w:val="both"/>
      </w:pPr>
      <w:bookmarkStart w:id="92" w:name="_Toc470201071"/>
      <w:r>
        <w:t>1.2</w:t>
      </w:r>
      <w:r w:rsidR="00FD5890">
        <w:t xml:space="preserve"> State Service</w:t>
      </w:r>
      <w:bookmarkEnd w:id="92"/>
    </w:p>
    <w:p w14:paraId="6BFA7877" w14:textId="77777777" w:rsidR="006032B8" w:rsidRDefault="00FD5890" w:rsidP="005C664D">
      <w:pPr>
        <w:pStyle w:val="Style1"/>
        <w:jc w:val="both"/>
      </w:pPr>
      <w:proofErr w:type="gramStart"/>
      <w:r>
        <w:t>State Service đóng vai trò chủ đạo trong phầ</w:t>
      </w:r>
      <w:r w:rsidR="006032B8">
        <w:t>n backend.</w:t>
      </w:r>
      <w:proofErr w:type="gramEnd"/>
      <w:r w:rsidR="006032B8">
        <w:t xml:space="preserve"> State Service được chia làm hai phần chính:</w:t>
      </w:r>
    </w:p>
    <w:p w14:paraId="02EC5D54" w14:textId="77777777" w:rsidR="00FD5890" w:rsidRDefault="006032B8" w:rsidP="005C664D">
      <w:pPr>
        <w:pStyle w:val="Style1"/>
        <w:numPr>
          <w:ilvl w:val="0"/>
          <w:numId w:val="5"/>
        </w:numPr>
        <w:jc w:val="both"/>
      </w:pPr>
      <w:r>
        <w:t>Các driver của các IoT Platform.</w:t>
      </w:r>
    </w:p>
    <w:p w14:paraId="40C508CD" w14:textId="77777777" w:rsidR="006032B8" w:rsidRDefault="006032B8" w:rsidP="005C664D">
      <w:pPr>
        <w:pStyle w:val="Style1"/>
        <w:numPr>
          <w:ilvl w:val="0"/>
          <w:numId w:val="5"/>
        </w:numPr>
        <w:jc w:val="both"/>
      </w:pPr>
      <w:r>
        <w:t>Các core function để tương tác với IoT Platform và Influxdb.</w:t>
      </w:r>
    </w:p>
    <w:p w14:paraId="61EF7D89" w14:textId="77777777" w:rsidR="008E2B4D" w:rsidRDefault="008E2B4D" w:rsidP="005C664D">
      <w:pPr>
        <w:pStyle w:val="Style1"/>
        <w:jc w:val="both"/>
      </w:pPr>
      <w:r>
        <w:t xml:space="preserve">Các IoT Platform driver trong State Service được định nghĩa </w:t>
      </w:r>
      <w:proofErr w:type="gramStart"/>
      <w:r>
        <w:t>theo</w:t>
      </w:r>
      <w:proofErr w:type="gramEnd"/>
      <w:r>
        <w:t xml:space="preserve"> chuẩn chung, giúp cho State Service có thể lấ</w:t>
      </w:r>
      <w:r w:rsidR="00D221C4">
        <w:t xml:space="preserve">y được dữ liệu và điều khiển các IoT Platform một cách dễ dàng nhất. Các dữ liệu </w:t>
      </w:r>
      <w:proofErr w:type="gramStart"/>
      <w:r w:rsidR="00D221C4">
        <w:t>thu</w:t>
      </w:r>
      <w:proofErr w:type="gramEnd"/>
      <w:r w:rsidR="00D221C4">
        <w:t xml:space="preserve"> thập được thông qua API đều được lưu trữ lạ</w:t>
      </w:r>
      <w:r w:rsidR="00482B16">
        <w:t>i trong InfluxDB</w:t>
      </w:r>
      <w:r w:rsidR="00753113">
        <w:t xml:space="preserve">. Các thông tin mà State Service </w:t>
      </w:r>
      <w:proofErr w:type="gramStart"/>
      <w:r w:rsidR="00753113">
        <w:t>thu</w:t>
      </w:r>
      <w:proofErr w:type="gramEnd"/>
      <w:r w:rsidR="00753113">
        <w:t xml:space="preserve"> thập gồm:</w:t>
      </w:r>
    </w:p>
    <w:p w14:paraId="3BAFD22D" w14:textId="77777777" w:rsidR="00753113" w:rsidRDefault="00985112" w:rsidP="005C664D">
      <w:pPr>
        <w:pStyle w:val="Style1"/>
        <w:numPr>
          <w:ilvl w:val="0"/>
          <w:numId w:val="5"/>
        </w:numPr>
        <w:jc w:val="both"/>
      </w:pPr>
      <w:r>
        <w:t>Tên của thiết bị (name)</w:t>
      </w:r>
    </w:p>
    <w:p w14:paraId="631EE748" w14:textId="77777777" w:rsidR="00985112" w:rsidRDefault="00985112" w:rsidP="005C664D">
      <w:pPr>
        <w:pStyle w:val="Style1"/>
        <w:numPr>
          <w:ilvl w:val="0"/>
          <w:numId w:val="5"/>
        </w:numPr>
        <w:jc w:val="both"/>
      </w:pPr>
      <w:r>
        <w:t>Id của thiết bị (id)</w:t>
      </w:r>
    </w:p>
    <w:p w14:paraId="339B9451" w14:textId="77777777" w:rsidR="00985112" w:rsidRDefault="00985112" w:rsidP="005C664D">
      <w:pPr>
        <w:pStyle w:val="Style1"/>
        <w:numPr>
          <w:ilvl w:val="0"/>
          <w:numId w:val="5"/>
        </w:numPr>
        <w:jc w:val="both"/>
      </w:pPr>
      <w:r>
        <w:t>Trạng thái của thiết bị (state)</w:t>
      </w:r>
    </w:p>
    <w:p w14:paraId="7295B520" w14:textId="77777777" w:rsidR="00985112" w:rsidRDefault="00985112" w:rsidP="005C664D">
      <w:pPr>
        <w:pStyle w:val="Style1"/>
        <w:numPr>
          <w:ilvl w:val="0"/>
          <w:numId w:val="5"/>
        </w:numPr>
        <w:jc w:val="both"/>
      </w:pPr>
      <w:r>
        <w:t>Loại thiết bị (type)</w:t>
      </w:r>
    </w:p>
    <w:p w14:paraId="74527453" w14:textId="77777777" w:rsidR="00482B16" w:rsidRDefault="00482B16" w:rsidP="005C664D">
      <w:pPr>
        <w:pStyle w:val="Style1"/>
        <w:jc w:val="both"/>
      </w:pPr>
      <w:r>
        <w:t xml:space="preserve">Các thông tin này sẽ được </w:t>
      </w:r>
      <w:proofErr w:type="gramStart"/>
      <w:r>
        <w:t>thu</w:t>
      </w:r>
      <w:proofErr w:type="gramEnd"/>
      <w:r>
        <w:t xml:space="preserve"> thập 1s một lần và được cập nhật liên tục vào trong InfluxDB.</w:t>
      </w:r>
    </w:p>
    <w:p w14:paraId="1A457CFB" w14:textId="77777777" w:rsidR="00482B16" w:rsidRDefault="00394A01" w:rsidP="005C664D">
      <w:pPr>
        <w:pStyle w:val="Heading3"/>
        <w:jc w:val="both"/>
      </w:pPr>
      <w:bookmarkStart w:id="93" w:name="_Toc470201072"/>
      <w:r>
        <w:t>1.3</w:t>
      </w:r>
      <w:r w:rsidR="00482B16">
        <w:t xml:space="preserve"> Rules Service</w:t>
      </w:r>
      <w:bookmarkEnd w:id="93"/>
    </w:p>
    <w:p w14:paraId="76D86127" w14:textId="77777777" w:rsidR="00482B16" w:rsidRDefault="00BC1644" w:rsidP="005C664D">
      <w:pPr>
        <w:pStyle w:val="Style1"/>
        <w:jc w:val="both"/>
      </w:pPr>
      <w:r>
        <w:t xml:space="preserve">Rules Service là thành phần có nhiệm vụ </w:t>
      </w:r>
      <w:proofErr w:type="gramStart"/>
      <w:r>
        <w:t>theo</w:t>
      </w:r>
      <w:proofErr w:type="gramEnd"/>
      <w:r>
        <w:t xml:space="preserve"> dõi các file kịch bản được đặt trong </w:t>
      </w:r>
      <w:r>
        <w:lastRenderedPageBreak/>
        <w:t>Script folder và tự động chạy các kịch bản này</w:t>
      </w:r>
      <w:r w:rsidR="00EC411E">
        <w:t>.  Các kịch bản này các đoạn mã được định nghĩa bởi người dùng và do đó có thể được chia sẻ và tái sử dụng ở các nơi khác nhau.</w:t>
      </w:r>
    </w:p>
    <w:p w14:paraId="6614094E" w14:textId="77777777" w:rsidR="00DD07C2" w:rsidRDefault="00DD07C2" w:rsidP="005C664D">
      <w:pPr>
        <w:pStyle w:val="Style1"/>
        <w:jc w:val="both"/>
      </w:pPr>
    </w:p>
    <w:p w14:paraId="29B5E428" w14:textId="77777777" w:rsidR="00EC411E" w:rsidRDefault="00EC411E" w:rsidP="005C664D">
      <w:pPr>
        <w:pStyle w:val="Style1"/>
        <w:jc w:val="both"/>
      </w:pPr>
      <w:r>
        <w:t xml:space="preserve">Người dùng chỉ cần copy các file kịch bản của mình vào trong </w:t>
      </w:r>
      <w:proofErr w:type="gramStart"/>
      <w:r>
        <w:t>thư</w:t>
      </w:r>
      <w:proofErr w:type="gramEnd"/>
      <w:r>
        <w:t xml:space="preserve"> mụ</w:t>
      </w:r>
      <w:r w:rsidR="00DD07C2">
        <w:t>c</w:t>
      </w:r>
      <w:r w:rsidR="00DC743A">
        <w:t xml:space="preserve"> </w:t>
      </w:r>
      <w:r w:rsidR="00DD07C2">
        <w:t>${ipd.home}/IPD</w:t>
      </w:r>
      <w:r>
        <w:t>/script</w:t>
      </w:r>
      <w:r w:rsidR="00DD07C2">
        <w:t>. Trong thư mục này mặc định đã có một vài kịch bản có sẵn do tác giả viết, vì vậy người dùng có thể lấy đó làm cấu trúc tham khảo cho các kịch bản khác.</w:t>
      </w:r>
    </w:p>
    <w:p w14:paraId="41FE9ECF" w14:textId="77777777" w:rsidR="00DD07C2" w:rsidRDefault="00DD07C2" w:rsidP="005C664D">
      <w:pPr>
        <w:pStyle w:val="Style1"/>
        <w:jc w:val="both"/>
      </w:pPr>
    </w:p>
    <w:p w14:paraId="601F4197" w14:textId="77777777" w:rsidR="00DD07C2" w:rsidRDefault="00DD07C2" w:rsidP="005C664D">
      <w:pPr>
        <w:pStyle w:val="Style1"/>
        <w:jc w:val="both"/>
      </w:pPr>
      <w:proofErr w:type="gramStart"/>
      <w:r>
        <w:t>Ngôn ngữ của kịch bản chính là ngôn ngữ của hệ thống Python.</w:t>
      </w:r>
      <w:proofErr w:type="gramEnd"/>
      <w:r>
        <w:t xml:space="preserve"> Python là một ngôn ngữ dễ học, nhiều </w:t>
      </w:r>
      <w:proofErr w:type="gramStart"/>
      <w:r>
        <w:t>thư</w:t>
      </w:r>
      <w:proofErr w:type="gramEnd"/>
      <w:r>
        <w:t xml:space="preserve"> viện và có cộng đồng lớn mạnh. </w:t>
      </w:r>
      <w:proofErr w:type="gramStart"/>
      <w:r>
        <w:t>Chính vì vậy em đã lựa chọn luôn Python là ngôn ngữ để viết các đoạn script này.</w:t>
      </w:r>
      <w:proofErr w:type="gramEnd"/>
    </w:p>
    <w:p w14:paraId="2A242841" w14:textId="77777777" w:rsidR="00DD07C2" w:rsidRDefault="00DD07C2" w:rsidP="005C664D">
      <w:pPr>
        <w:pStyle w:val="Style1"/>
        <w:jc w:val="both"/>
      </w:pPr>
    </w:p>
    <w:p w14:paraId="48291CC1" w14:textId="77777777" w:rsidR="00DD07C2" w:rsidRDefault="00394A01" w:rsidP="005C664D">
      <w:pPr>
        <w:pStyle w:val="Heading3"/>
        <w:jc w:val="both"/>
      </w:pPr>
      <w:bookmarkStart w:id="94" w:name="_Toc470201073"/>
      <w:r>
        <w:t>1.4</w:t>
      </w:r>
      <w:r w:rsidR="00DD07C2">
        <w:t xml:space="preserve"> RESTful API</w:t>
      </w:r>
      <w:bookmarkEnd w:id="94"/>
    </w:p>
    <w:p w14:paraId="6C40FB77" w14:textId="77777777" w:rsidR="00DD07C2" w:rsidRDefault="00DD07C2" w:rsidP="005C664D">
      <w:pPr>
        <w:pStyle w:val="Style1"/>
        <w:jc w:val="both"/>
      </w:pPr>
      <w:proofErr w:type="gramStart"/>
      <w:r>
        <w:t>RESTful API là một thành phần không thể thiếu được trong hệ thố</w:t>
      </w:r>
      <w:r w:rsidR="00876036">
        <w:t>ng.</w:t>
      </w:r>
      <w:proofErr w:type="gramEnd"/>
      <w:r w:rsidR="00876036">
        <w:t xml:space="preserve"> </w:t>
      </w:r>
      <w:proofErr w:type="gramStart"/>
      <w:r w:rsidR="00876036">
        <w:t>Nó cung cấp một giao diện giúp cho người dùng có thể tương tác được với các thiết bị được quản lý bởi các IoT Platform khác nhau.</w:t>
      </w:r>
      <w:proofErr w:type="gramEnd"/>
      <w:r w:rsidR="00876036">
        <w:t xml:space="preserve">  </w:t>
      </w:r>
    </w:p>
    <w:p w14:paraId="13FBFEE4" w14:textId="77777777" w:rsidR="00876036" w:rsidRDefault="00876036" w:rsidP="005C664D">
      <w:pPr>
        <w:pStyle w:val="Style1"/>
        <w:jc w:val="both"/>
      </w:pPr>
      <w:r>
        <w:t>Thông qua RESTful API, chúng ta có thể thực hiện các truy vấn và điều khiển sau:</w:t>
      </w:r>
    </w:p>
    <w:p w14:paraId="456E31A4" w14:textId="77777777" w:rsidR="00876036" w:rsidRDefault="00876036" w:rsidP="005C664D">
      <w:pPr>
        <w:pStyle w:val="Style1"/>
        <w:numPr>
          <w:ilvl w:val="0"/>
          <w:numId w:val="5"/>
        </w:numPr>
        <w:jc w:val="both"/>
      </w:pPr>
      <w:r>
        <w:t>Lấy toàn bộ các thông tin của các thiết bị trong hệ thống.</w:t>
      </w:r>
    </w:p>
    <w:p w14:paraId="2F733EFD" w14:textId="77777777" w:rsidR="00876036" w:rsidRDefault="00876036" w:rsidP="005C664D">
      <w:pPr>
        <w:pStyle w:val="Style1"/>
        <w:numPr>
          <w:ilvl w:val="0"/>
          <w:numId w:val="5"/>
        </w:numPr>
        <w:jc w:val="both"/>
      </w:pPr>
      <w:r>
        <w:t>Lây được trạng thái của một thiết bị trong hệ thống nếu biết tên/id.</w:t>
      </w:r>
    </w:p>
    <w:p w14:paraId="734444A7" w14:textId="77777777" w:rsidR="00876036" w:rsidRDefault="00876036" w:rsidP="005C664D">
      <w:pPr>
        <w:pStyle w:val="Style1"/>
        <w:numPr>
          <w:ilvl w:val="0"/>
          <w:numId w:val="5"/>
        </w:numPr>
        <w:jc w:val="both"/>
      </w:pPr>
      <w:r>
        <w:t>Lấy lịch sử trạng thái của một thiết bị nếu biết tên/id.</w:t>
      </w:r>
    </w:p>
    <w:p w14:paraId="1D0AA538" w14:textId="77777777" w:rsidR="00876036" w:rsidRDefault="00876036" w:rsidP="005C664D">
      <w:pPr>
        <w:pStyle w:val="Style1"/>
        <w:numPr>
          <w:ilvl w:val="0"/>
          <w:numId w:val="5"/>
        </w:numPr>
        <w:jc w:val="both"/>
      </w:pPr>
      <w:r>
        <w:t>Thay đổi trạng thái của thiết bị.</w:t>
      </w:r>
    </w:p>
    <w:p w14:paraId="3C711436" w14:textId="77777777" w:rsidR="00876036" w:rsidRDefault="00876036" w:rsidP="005C664D">
      <w:pPr>
        <w:pStyle w:val="Style1"/>
        <w:numPr>
          <w:ilvl w:val="0"/>
          <w:numId w:val="5"/>
        </w:numPr>
        <w:jc w:val="both"/>
      </w:pPr>
      <w:r>
        <w:t>Thay đổi trạng thái của một loại thiết bị.</w:t>
      </w:r>
    </w:p>
    <w:p w14:paraId="59211E4D" w14:textId="77777777" w:rsidR="00876036" w:rsidRDefault="00394A01" w:rsidP="005C664D">
      <w:pPr>
        <w:pStyle w:val="Heading3"/>
        <w:jc w:val="both"/>
      </w:pPr>
      <w:bookmarkStart w:id="95" w:name="_Toc470201074"/>
      <w:r>
        <w:t>1.5</w:t>
      </w:r>
      <w:r w:rsidR="00876036">
        <w:t xml:space="preserve"> Web Interface</w:t>
      </w:r>
      <w:bookmarkEnd w:id="95"/>
    </w:p>
    <w:p w14:paraId="66946323" w14:textId="77777777" w:rsidR="00876036" w:rsidRDefault="00876036" w:rsidP="005C664D">
      <w:pPr>
        <w:pStyle w:val="Style1"/>
        <w:jc w:val="both"/>
      </w:pPr>
      <w:proofErr w:type="gramStart"/>
      <w:r>
        <w:t>Phiên bản giao diện web được viết trên nền Angular 2, tương thích với nhiều loại màn hình khác nhau.</w:t>
      </w:r>
      <w:proofErr w:type="gramEnd"/>
      <w:r>
        <w:t xml:space="preserve"> </w:t>
      </w:r>
      <w:r w:rsidR="00277818">
        <w:t xml:space="preserve">Giao diện cung cấp cho người dùng khả năng khả năng </w:t>
      </w:r>
      <w:proofErr w:type="gramStart"/>
      <w:r w:rsidR="00277818">
        <w:t>theo</w:t>
      </w:r>
      <w:proofErr w:type="gramEnd"/>
      <w:r w:rsidR="00277818">
        <w:t xml:space="preserve"> dõi trạng thái của các thiết bị một cách real-time, đồng thời cho phép thực hiện điều khiển bật tắt các thiết bị.</w:t>
      </w:r>
    </w:p>
    <w:p w14:paraId="65AC1685" w14:textId="77777777" w:rsidR="00952B3C" w:rsidRDefault="00277818" w:rsidP="005C664D">
      <w:pPr>
        <w:pStyle w:val="Style1"/>
        <w:jc w:val="both"/>
      </w:pPr>
      <w:proofErr w:type="gramStart"/>
      <w:r>
        <w:t xml:space="preserve">Ngoài ra, giao diện còn cho phép người dùng xem lịch sử </w:t>
      </w:r>
      <w:r w:rsidR="00C82AC3">
        <w:t xml:space="preserve">trạng thái </w:t>
      </w:r>
      <w:r>
        <w:t xml:space="preserve">của các thiết bị thông qua </w:t>
      </w:r>
      <w:r w:rsidR="00952B3C">
        <w:t>các biểu đồ.</w:t>
      </w:r>
      <w:proofErr w:type="gramEnd"/>
      <w:r w:rsidR="00952B3C">
        <w:t xml:space="preserve"> </w:t>
      </w:r>
    </w:p>
    <w:p w14:paraId="15E8E03C" w14:textId="77777777" w:rsidR="00C82AC3" w:rsidRDefault="00C82AC3" w:rsidP="005C664D">
      <w:pPr>
        <w:pStyle w:val="Style1"/>
        <w:jc w:val="both"/>
      </w:pPr>
    </w:p>
    <w:p w14:paraId="21EF1133" w14:textId="77777777" w:rsidR="00657D91" w:rsidRDefault="00657D91">
      <w:pPr>
        <w:rPr>
          <w:rFonts w:asciiTheme="majorHAnsi" w:eastAsiaTheme="majorEastAsia" w:hAnsiTheme="majorHAnsi" w:cs="Mangal"/>
          <w:b/>
          <w:bCs/>
          <w:color w:val="4F81BD" w:themeColor="accent1"/>
          <w:sz w:val="32"/>
          <w:szCs w:val="23"/>
        </w:rPr>
      </w:pPr>
      <w:r>
        <w:br w:type="page"/>
      </w:r>
    </w:p>
    <w:p w14:paraId="6B739C3B" w14:textId="77777777" w:rsidR="00482B16" w:rsidRDefault="00F7481F" w:rsidP="005C664D">
      <w:pPr>
        <w:pStyle w:val="Heading2"/>
        <w:jc w:val="both"/>
      </w:pPr>
      <w:bookmarkStart w:id="96" w:name="_Toc470201075"/>
      <w:r>
        <w:lastRenderedPageBreak/>
        <w:t xml:space="preserve">2, Phân tích </w:t>
      </w:r>
      <w:r w:rsidR="00325540">
        <w:t>chức năng</w:t>
      </w:r>
      <w:bookmarkEnd w:id="96"/>
    </w:p>
    <w:p w14:paraId="4D3D60F2" w14:textId="77777777" w:rsidR="00302B68" w:rsidRDefault="00302B68" w:rsidP="005C664D">
      <w:pPr>
        <w:jc w:val="both"/>
      </w:pPr>
    </w:p>
    <w:p w14:paraId="46BCF1C4" w14:textId="77777777" w:rsidR="00302B68" w:rsidRDefault="00302B68" w:rsidP="005C664D">
      <w:pPr>
        <w:pStyle w:val="Heading3"/>
        <w:jc w:val="both"/>
      </w:pPr>
      <w:bookmarkStart w:id="97" w:name="_Toc470201076"/>
      <w:r>
        <w:t xml:space="preserve">2.1 </w:t>
      </w:r>
      <w:r w:rsidR="00325540">
        <w:t>Các chức năng của hệ thống.</w:t>
      </w:r>
      <w:bookmarkEnd w:id="97"/>
    </w:p>
    <w:p w14:paraId="5993BB7A" w14:textId="77777777" w:rsidR="00AB24A8" w:rsidRDefault="008C603F" w:rsidP="00AB24A8">
      <w:pPr>
        <w:pStyle w:val="Heading4"/>
      </w:pPr>
      <w:proofErr w:type="gramStart"/>
      <w:r>
        <w:t>a</w:t>
      </w:r>
      <w:proofErr w:type="gramEnd"/>
      <w:r>
        <w:t>, Biểu đồ UseCase tổng quan</w:t>
      </w:r>
    </w:p>
    <w:p w14:paraId="138C17E8" w14:textId="77777777" w:rsidR="001711B2" w:rsidRDefault="001711B2" w:rsidP="00394A01">
      <w:pPr>
        <w:pStyle w:val="Style1"/>
        <w:jc w:val="center"/>
      </w:pPr>
      <w:r>
        <w:rPr>
          <w:noProof/>
          <w:lang w:eastAsia="en-US" w:bidi="ar-SA"/>
        </w:rPr>
        <w:drawing>
          <wp:inline distT="0" distB="0" distL="0" distR="0" wp14:anchorId="1B72E782" wp14:editId="222825FE">
            <wp:extent cx="5057775" cy="6076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png"/>
                    <pic:cNvPicPr/>
                  </pic:nvPicPr>
                  <pic:blipFill>
                    <a:blip r:embed="rId32">
                      <a:extLst>
                        <a:ext uri="{28A0092B-C50C-407E-A947-70E740481C1C}">
                          <a14:useLocalDpi xmlns:a14="http://schemas.microsoft.com/office/drawing/2010/main" val="0"/>
                        </a:ext>
                      </a:extLst>
                    </a:blip>
                    <a:stretch>
                      <a:fillRect/>
                    </a:stretch>
                  </pic:blipFill>
                  <pic:spPr>
                    <a:xfrm>
                      <a:off x="0" y="0"/>
                      <a:ext cx="5057775" cy="6076950"/>
                    </a:xfrm>
                    <a:prstGeom prst="rect">
                      <a:avLst/>
                    </a:prstGeom>
                  </pic:spPr>
                </pic:pic>
              </a:graphicData>
            </a:graphic>
          </wp:inline>
        </w:drawing>
      </w:r>
    </w:p>
    <w:p w14:paraId="007DD7EE" w14:textId="6507B589" w:rsidR="008C603F" w:rsidRDefault="00D96386" w:rsidP="00DC743A">
      <w:pPr>
        <w:pStyle w:val="Caption"/>
        <w:jc w:val="center"/>
      </w:pPr>
      <w:bookmarkStart w:id="98" w:name="_Toc469902789"/>
      <w:bookmarkStart w:id="99" w:name="_Toc470105970"/>
      <w:bookmarkStart w:id="100" w:name="_Toc470201119"/>
      <w:proofErr w:type="gramStart"/>
      <w:r>
        <w:t>Hình</w:t>
      </w:r>
      <w:r w:rsidR="001711B2">
        <w:t xml:space="preserve"> </w:t>
      </w:r>
      <w:fldSimple w:instr=" SEQ Figure \* ARABIC ">
        <w:r w:rsidR="00F045F1">
          <w:rPr>
            <w:noProof/>
          </w:rPr>
          <w:t>14</w:t>
        </w:r>
      </w:fldSimple>
      <w:r w:rsidR="001711B2">
        <w:t>.</w:t>
      </w:r>
      <w:proofErr w:type="gramEnd"/>
      <w:r w:rsidR="001711B2">
        <w:t xml:space="preserve"> Usecase tổng quan</w:t>
      </w:r>
      <w:bookmarkEnd w:id="98"/>
      <w:bookmarkEnd w:id="99"/>
      <w:bookmarkEnd w:id="100"/>
    </w:p>
    <w:p w14:paraId="76D18539" w14:textId="77777777" w:rsidR="00CE49EB" w:rsidRDefault="008C603F" w:rsidP="005C664D">
      <w:pPr>
        <w:pStyle w:val="Heading4"/>
        <w:jc w:val="both"/>
      </w:pPr>
      <w:proofErr w:type="gramStart"/>
      <w:r>
        <w:t>b</w:t>
      </w:r>
      <w:proofErr w:type="gramEnd"/>
      <w:r w:rsidR="00CE49EB">
        <w:t>, Các tác nhân tham gia hệ thống</w:t>
      </w:r>
    </w:p>
    <w:tbl>
      <w:tblPr>
        <w:tblStyle w:val="TableGrid"/>
        <w:tblW w:w="0" w:type="auto"/>
        <w:tblInd w:w="-5" w:type="dxa"/>
        <w:tblLook w:val="04A0" w:firstRow="1" w:lastRow="0" w:firstColumn="1" w:lastColumn="0" w:noHBand="0" w:noVBand="1"/>
      </w:tblPr>
      <w:tblGrid>
        <w:gridCol w:w="679"/>
        <w:gridCol w:w="1737"/>
        <w:gridCol w:w="1813"/>
        <w:gridCol w:w="4779"/>
      </w:tblGrid>
      <w:tr w:rsidR="00CE49EB" w14:paraId="32A44713" w14:textId="77777777" w:rsidTr="00CE49EB">
        <w:tc>
          <w:tcPr>
            <w:tcW w:w="679" w:type="dxa"/>
            <w:tcBorders>
              <w:top w:val="single" w:sz="4" w:space="0" w:color="auto"/>
              <w:left w:val="single" w:sz="4" w:space="0" w:color="auto"/>
              <w:bottom w:val="single" w:sz="4" w:space="0" w:color="auto"/>
              <w:right w:val="single" w:sz="4" w:space="0" w:color="auto"/>
            </w:tcBorders>
            <w:hideMark/>
          </w:tcPr>
          <w:p w14:paraId="5EF0CBA6" w14:textId="77777777" w:rsidR="00CE49EB" w:rsidRDefault="00CE49EB" w:rsidP="005C664D">
            <w:pPr>
              <w:jc w:val="both"/>
              <w:rPr>
                <w:rFonts w:ascii="Times New Roman" w:hAnsi="Times New Roman" w:cs="Times New Roman"/>
                <w:sz w:val="26"/>
                <w:szCs w:val="26"/>
                <w:lang w:val="vi-VN"/>
              </w:rPr>
            </w:pPr>
            <w:r>
              <w:rPr>
                <w:rFonts w:ascii="Times New Roman" w:hAnsi="Times New Roman" w:cs="Times New Roman"/>
                <w:sz w:val="26"/>
                <w:szCs w:val="26"/>
              </w:rPr>
              <w:t>STT</w:t>
            </w:r>
          </w:p>
        </w:tc>
        <w:tc>
          <w:tcPr>
            <w:tcW w:w="1792" w:type="dxa"/>
            <w:tcBorders>
              <w:top w:val="single" w:sz="4" w:space="0" w:color="auto"/>
              <w:left w:val="single" w:sz="4" w:space="0" w:color="auto"/>
              <w:bottom w:val="single" w:sz="4" w:space="0" w:color="auto"/>
              <w:right w:val="single" w:sz="4" w:space="0" w:color="auto"/>
            </w:tcBorders>
            <w:hideMark/>
          </w:tcPr>
          <w:p w14:paraId="56C192EB" w14:textId="77777777" w:rsidR="00CE49EB" w:rsidRDefault="00CE49EB" w:rsidP="005C664D">
            <w:pPr>
              <w:jc w:val="both"/>
              <w:rPr>
                <w:rFonts w:ascii="Times New Roman" w:hAnsi="Times New Roman" w:cs="Times New Roman"/>
                <w:sz w:val="26"/>
                <w:szCs w:val="26"/>
                <w:lang w:val="vi-VN"/>
              </w:rPr>
            </w:pPr>
            <w:r>
              <w:rPr>
                <w:rFonts w:ascii="Times New Roman" w:hAnsi="Times New Roman" w:cs="Times New Roman"/>
                <w:sz w:val="26"/>
                <w:szCs w:val="26"/>
              </w:rPr>
              <w:t>Tên tác nhân</w:t>
            </w:r>
          </w:p>
        </w:tc>
        <w:tc>
          <w:tcPr>
            <w:tcW w:w="1872" w:type="dxa"/>
            <w:tcBorders>
              <w:top w:val="single" w:sz="4" w:space="0" w:color="auto"/>
              <w:left w:val="single" w:sz="4" w:space="0" w:color="auto"/>
              <w:bottom w:val="single" w:sz="4" w:space="0" w:color="auto"/>
              <w:right w:val="single" w:sz="4" w:space="0" w:color="auto"/>
            </w:tcBorders>
            <w:hideMark/>
          </w:tcPr>
          <w:p w14:paraId="5B2E25A0" w14:textId="77777777" w:rsidR="00CE49EB" w:rsidRDefault="00CE49EB" w:rsidP="005C664D">
            <w:pPr>
              <w:jc w:val="both"/>
              <w:rPr>
                <w:rFonts w:ascii="Times New Roman" w:hAnsi="Times New Roman" w:cs="Times New Roman"/>
                <w:sz w:val="26"/>
                <w:szCs w:val="26"/>
                <w:lang w:val="vi-VN"/>
              </w:rPr>
            </w:pPr>
            <w:r>
              <w:rPr>
                <w:rFonts w:ascii="Times New Roman" w:hAnsi="Times New Roman" w:cs="Times New Roman"/>
                <w:sz w:val="26"/>
                <w:szCs w:val="26"/>
              </w:rPr>
              <w:t>Kế thừa</w:t>
            </w:r>
          </w:p>
        </w:tc>
        <w:tc>
          <w:tcPr>
            <w:tcW w:w="5012" w:type="dxa"/>
            <w:tcBorders>
              <w:top w:val="single" w:sz="4" w:space="0" w:color="auto"/>
              <w:left w:val="single" w:sz="4" w:space="0" w:color="auto"/>
              <w:bottom w:val="single" w:sz="4" w:space="0" w:color="auto"/>
              <w:right w:val="single" w:sz="4" w:space="0" w:color="auto"/>
            </w:tcBorders>
            <w:hideMark/>
          </w:tcPr>
          <w:p w14:paraId="14664651" w14:textId="77777777" w:rsidR="00CE49EB" w:rsidRDefault="00CE49EB" w:rsidP="005C664D">
            <w:pPr>
              <w:jc w:val="both"/>
              <w:rPr>
                <w:rFonts w:ascii="Times New Roman" w:hAnsi="Times New Roman" w:cs="Times New Roman"/>
                <w:sz w:val="26"/>
                <w:szCs w:val="26"/>
                <w:lang w:val="vi-VN"/>
              </w:rPr>
            </w:pPr>
            <w:r>
              <w:rPr>
                <w:rFonts w:ascii="Times New Roman" w:hAnsi="Times New Roman" w:cs="Times New Roman"/>
                <w:sz w:val="26"/>
                <w:szCs w:val="26"/>
              </w:rPr>
              <w:t>Mô tả</w:t>
            </w:r>
          </w:p>
        </w:tc>
      </w:tr>
      <w:tr w:rsidR="00CE49EB" w14:paraId="11A0F726" w14:textId="77777777" w:rsidTr="00CE49EB">
        <w:tc>
          <w:tcPr>
            <w:tcW w:w="679" w:type="dxa"/>
            <w:tcBorders>
              <w:top w:val="single" w:sz="4" w:space="0" w:color="auto"/>
              <w:left w:val="single" w:sz="4" w:space="0" w:color="auto"/>
              <w:bottom w:val="single" w:sz="4" w:space="0" w:color="auto"/>
              <w:right w:val="single" w:sz="4" w:space="0" w:color="auto"/>
            </w:tcBorders>
            <w:hideMark/>
          </w:tcPr>
          <w:p w14:paraId="63477FD6" w14:textId="77777777" w:rsidR="00CE49EB" w:rsidRDefault="00CE49EB" w:rsidP="005C664D">
            <w:pPr>
              <w:jc w:val="both"/>
              <w:rPr>
                <w:rFonts w:ascii="Times New Roman" w:hAnsi="Times New Roman" w:cs="Times New Roman"/>
                <w:sz w:val="26"/>
                <w:szCs w:val="26"/>
                <w:lang w:val="vi-VN"/>
              </w:rPr>
            </w:pPr>
            <w:r>
              <w:rPr>
                <w:rFonts w:ascii="Times New Roman" w:hAnsi="Times New Roman" w:cs="Times New Roman"/>
                <w:sz w:val="26"/>
                <w:szCs w:val="26"/>
              </w:rPr>
              <w:t>1</w:t>
            </w:r>
          </w:p>
        </w:tc>
        <w:tc>
          <w:tcPr>
            <w:tcW w:w="1792" w:type="dxa"/>
            <w:tcBorders>
              <w:top w:val="single" w:sz="4" w:space="0" w:color="auto"/>
              <w:left w:val="single" w:sz="4" w:space="0" w:color="auto"/>
              <w:bottom w:val="single" w:sz="4" w:space="0" w:color="auto"/>
              <w:right w:val="single" w:sz="4" w:space="0" w:color="auto"/>
            </w:tcBorders>
            <w:hideMark/>
          </w:tcPr>
          <w:p w14:paraId="49003013" w14:textId="77777777" w:rsidR="00CE49EB" w:rsidRDefault="00CE49EB" w:rsidP="005C664D">
            <w:pPr>
              <w:jc w:val="both"/>
              <w:rPr>
                <w:rFonts w:ascii="Times New Roman" w:hAnsi="Times New Roman" w:cs="Times New Roman"/>
                <w:sz w:val="26"/>
                <w:szCs w:val="26"/>
                <w:lang w:val="vi-VN"/>
              </w:rPr>
            </w:pPr>
            <w:r>
              <w:rPr>
                <w:rFonts w:ascii="Times New Roman" w:hAnsi="Times New Roman" w:cs="Times New Roman"/>
                <w:sz w:val="26"/>
                <w:szCs w:val="26"/>
              </w:rPr>
              <w:t>Người dùng cuối</w:t>
            </w:r>
          </w:p>
        </w:tc>
        <w:tc>
          <w:tcPr>
            <w:tcW w:w="1872" w:type="dxa"/>
            <w:tcBorders>
              <w:top w:val="single" w:sz="4" w:space="0" w:color="auto"/>
              <w:left w:val="single" w:sz="4" w:space="0" w:color="auto"/>
              <w:bottom w:val="single" w:sz="4" w:space="0" w:color="auto"/>
              <w:right w:val="single" w:sz="4" w:space="0" w:color="auto"/>
            </w:tcBorders>
          </w:tcPr>
          <w:p w14:paraId="274121FE" w14:textId="77777777" w:rsidR="00CE49EB" w:rsidRDefault="00CE49EB" w:rsidP="005C664D">
            <w:pPr>
              <w:jc w:val="both"/>
              <w:rPr>
                <w:rFonts w:ascii="Times New Roman" w:hAnsi="Times New Roman" w:cs="Times New Roman"/>
                <w:sz w:val="26"/>
                <w:szCs w:val="26"/>
                <w:lang w:val="vi-VN"/>
              </w:rPr>
            </w:pPr>
          </w:p>
        </w:tc>
        <w:tc>
          <w:tcPr>
            <w:tcW w:w="5012" w:type="dxa"/>
            <w:tcBorders>
              <w:top w:val="single" w:sz="4" w:space="0" w:color="auto"/>
              <w:left w:val="single" w:sz="4" w:space="0" w:color="auto"/>
              <w:bottom w:val="single" w:sz="4" w:space="0" w:color="auto"/>
              <w:right w:val="single" w:sz="4" w:space="0" w:color="auto"/>
            </w:tcBorders>
            <w:hideMark/>
          </w:tcPr>
          <w:p w14:paraId="08C1E5FE" w14:textId="77777777" w:rsidR="00CE49EB" w:rsidRDefault="00CE49EB" w:rsidP="005C664D">
            <w:pPr>
              <w:jc w:val="both"/>
              <w:rPr>
                <w:rFonts w:ascii="Times New Roman" w:hAnsi="Times New Roman" w:cs="Times New Roman"/>
                <w:sz w:val="26"/>
                <w:szCs w:val="26"/>
                <w:lang w:val="vi-VN"/>
              </w:rPr>
            </w:pPr>
            <w:r>
              <w:rPr>
                <w:rFonts w:ascii="Times New Roman" w:hAnsi="Times New Roman" w:cs="Times New Roman"/>
                <w:sz w:val="26"/>
                <w:szCs w:val="26"/>
              </w:rPr>
              <w:t xml:space="preserve">Là người dùng hoặc sử dụng phiên bản web để điều khiển các thiết bị do các IoT Platform quản lí. </w:t>
            </w:r>
          </w:p>
        </w:tc>
      </w:tr>
      <w:tr w:rsidR="00CE49EB" w14:paraId="0A63E7C4" w14:textId="77777777" w:rsidTr="00CE49EB">
        <w:tc>
          <w:tcPr>
            <w:tcW w:w="679" w:type="dxa"/>
            <w:tcBorders>
              <w:top w:val="single" w:sz="4" w:space="0" w:color="auto"/>
              <w:left w:val="single" w:sz="4" w:space="0" w:color="auto"/>
              <w:bottom w:val="single" w:sz="4" w:space="0" w:color="auto"/>
              <w:right w:val="single" w:sz="4" w:space="0" w:color="auto"/>
            </w:tcBorders>
            <w:hideMark/>
          </w:tcPr>
          <w:p w14:paraId="67363748" w14:textId="77777777" w:rsidR="00CE49EB" w:rsidRDefault="00CE49EB" w:rsidP="005C664D">
            <w:pPr>
              <w:jc w:val="both"/>
              <w:rPr>
                <w:rFonts w:ascii="Times New Roman" w:hAnsi="Times New Roman" w:cs="Times New Roman"/>
                <w:sz w:val="26"/>
                <w:szCs w:val="26"/>
                <w:lang w:val="vi-VN"/>
              </w:rPr>
            </w:pPr>
            <w:r>
              <w:rPr>
                <w:rFonts w:ascii="Times New Roman" w:hAnsi="Times New Roman" w:cs="Times New Roman"/>
                <w:sz w:val="26"/>
                <w:szCs w:val="26"/>
              </w:rPr>
              <w:t>2</w:t>
            </w:r>
          </w:p>
        </w:tc>
        <w:tc>
          <w:tcPr>
            <w:tcW w:w="1792" w:type="dxa"/>
            <w:tcBorders>
              <w:top w:val="single" w:sz="4" w:space="0" w:color="auto"/>
              <w:left w:val="single" w:sz="4" w:space="0" w:color="auto"/>
              <w:bottom w:val="single" w:sz="4" w:space="0" w:color="auto"/>
              <w:right w:val="single" w:sz="4" w:space="0" w:color="auto"/>
            </w:tcBorders>
            <w:hideMark/>
          </w:tcPr>
          <w:p w14:paraId="25F3B421" w14:textId="77777777" w:rsidR="00CE49EB" w:rsidRDefault="00CE49EB" w:rsidP="005C664D">
            <w:pPr>
              <w:jc w:val="both"/>
              <w:rPr>
                <w:rFonts w:ascii="Times New Roman" w:hAnsi="Times New Roman" w:cs="Times New Roman"/>
                <w:sz w:val="26"/>
                <w:szCs w:val="26"/>
                <w:lang w:val="vi-VN"/>
              </w:rPr>
            </w:pPr>
            <w:r>
              <w:rPr>
                <w:rFonts w:ascii="Times New Roman" w:hAnsi="Times New Roman" w:cs="Times New Roman"/>
                <w:sz w:val="26"/>
                <w:szCs w:val="26"/>
              </w:rPr>
              <w:t>Lập trình viên</w:t>
            </w:r>
          </w:p>
        </w:tc>
        <w:tc>
          <w:tcPr>
            <w:tcW w:w="1872" w:type="dxa"/>
            <w:tcBorders>
              <w:top w:val="single" w:sz="4" w:space="0" w:color="auto"/>
              <w:left w:val="single" w:sz="4" w:space="0" w:color="auto"/>
              <w:bottom w:val="single" w:sz="4" w:space="0" w:color="auto"/>
              <w:right w:val="single" w:sz="4" w:space="0" w:color="auto"/>
            </w:tcBorders>
            <w:hideMark/>
          </w:tcPr>
          <w:p w14:paraId="115209D8" w14:textId="77777777" w:rsidR="00CE49EB" w:rsidRDefault="00CE49EB" w:rsidP="005C664D">
            <w:pPr>
              <w:jc w:val="both"/>
              <w:rPr>
                <w:rFonts w:ascii="Times New Roman" w:hAnsi="Times New Roman" w:cs="Times New Roman"/>
                <w:sz w:val="26"/>
                <w:szCs w:val="26"/>
                <w:lang w:val="vi-VN"/>
              </w:rPr>
            </w:pPr>
            <w:r>
              <w:rPr>
                <w:rFonts w:ascii="Times New Roman" w:hAnsi="Times New Roman" w:cs="Times New Roman"/>
                <w:sz w:val="26"/>
                <w:szCs w:val="26"/>
              </w:rPr>
              <w:t>Người dùng</w:t>
            </w:r>
            <w:r w:rsidR="00632BC7">
              <w:rPr>
                <w:rFonts w:ascii="Times New Roman" w:hAnsi="Times New Roman" w:cs="Times New Roman"/>
                <w:sz w:val="26"/>
                <w:szCs w:val="26"/>
              </w:rPr>
              <w:t xml:space="preserve"> cuối</w:t>
            </w:r>
          </w:p>
        </w:tc>
        <w:tc>
          <w:tcPr>
            <w:tcW w:w="5012" w:type="dxa"/>
            <w:tcBorders>
              <w:top w:val="single" w:sz="4" w:space="0" w:color="auto"/>
              <w:left w:val="single" w:sz="4" w:space="0" w:color="auto"/>
              <w:bottom w:val="single" w:sz="4" w:space="0" w:color="auto"/>
              <w:right w:val="single" w:sz="4" w:space="0" w:color="auto"/>
            </w:tcBorders>
            <w:hideMark/>
          </w:tcPr>
          <w:p w14:paraId="13504B42" w14:textId="77777777" w:rsidR="004D278D" w:rsidRPr="004D278D" w:rsidRDefault="004D278D" w:rsidP="005C664D">
            <w:pPr>
              <w:keepNext/>
              <w:jc w:val="both"/>
              <w:rPr>
                <w:rFonts w:ascii="Times New Roman" w:hAnsi="Times New Roman" w:cs="Times New Roman"/>
                <w:sz w:val="26"/>
                <w:szCs w:val="26"/>
              </w:rPr>
            </w:pPr>
            <w:r>
              <w:rPr>
                <w:rFonts w:ascii="Times New Roman" w:hAnsi="Times New Roman" w:cs="Times New Roman"/>
                <w:sz w:val="26"/>
                <w:szCs w:val="26"/>
              </w:rPr>
              <w:t>Là người phát triển các rules mới cho hệ thố</w:t>
            </w:r>
            <w:r w:rsidR="006D1C74">
              <w:rPr>
                <w:rFonts w:ascii="Times New Roman" w:hAnsi="Times New Roman" w:cs="Times New Roman"/>
                <w:sz w:val="26"/>
                <w:szCs w:val="26"/>
              </w:rPr>
              <w:t>ng</w:t>
            </w:r>
            <w:r>
              <w:rPr>
                <w:rFonts w:ascii="Times New Roman" w:hAnsi="Times New Roman" w:cs="Times New Roman"/>
                <w:sz w:val="26"/>
                <w:szCs w:val="26"/>
              </w:rPr>
              <w:t xml:space="preserve"> hoặc bên thứ 3 sử dụng API để tích hợp vào các hệ thống khác.</w:t>
            </w:r>
          </w:p>
        </w:tc>
      </w:tr>
    </w:tbl>
    <w:p w14:paraId="35BEF3F0" w14:textId="77777777" w:rsidR="00302B68" w:rsidRDefault="00302B68" w:rsidP="005C664D">
      <w:pPr>
        <w:pStyle w:val="Style1"/>
        <w:jc w:val="both"/>
      </w:pPr>
    </w:p>
    <w:p w14:paraId="79A11EB1" w14:textId="77777777" w:rsidR="0098485C" w:rsidRDefault="008C603F" w:rsidP="005C664D">
      <w:pPr>
        <w:pStyle w:val="Heading4"/>
        <w:jc w:val="both"/>
      </w:pPr>
      <w:proofErr w:type="gramStart"/>
      <w:r>
        <w:t>c</w:t>
      </w:r>
      <w:proofErr w:type="gramEnd"/>
      <w:r w:rsidR="00E847FE">
        <w:t xml:space="preserve">, </w:t>
      </w:r>
      <w:r w:rsidR="001711B2">
        <w:t>Danh sách các usecase</w:t>
      </w:r>
    </w:p>
    <w:tbl>
      <w:tblPr>
        <w:tblStyle w:val="TableGrid"/>
        <w:tblW w:w="0" w:type="auto"/>
        <w:tblLook w:val="04A0" w:firstRow="1" w:lastRow="0" w:firstColumn="1" w:lastColumn="0" w:noHBand="0" w:noVBand="1"/>
      </w:tblPr>
      <w:tblGrid>
        <w:gridCol w:w="2271"/>
        <w:gridCol w:w="2250"/>
        <w:gridCol w:w="2261"/>
        <w:gridCol w:w="2221"/>
      </w:tblGrid>
      <w:tr w:rsidR="001711B2" w14:paraId="0FBFEA5D" w14:textId="77777777" w:rsidTr="00390650">
        <w:tc>
          <w:tcPr>
            <w:tcW w:w="2462" w:type="dxa"/>
          </w:tcPr>
          <w:p w14:paraId="35236AB5" w14:textId="77777777" w:rsidR="001711B2" w:rsidRDefault="001711B2" w:rsidP="005C664D">
            <w:pPr>
              <w:jc w:val="both"/>
            </w:pPr>
            <w:r>
              <w:t>UsecaseID</w:t>
            </w:r>
          </w:p>
        </w:tc>
        <w:tc>
          <w:tcPr>
            <w:tcW w:w="2464" w:type="dxa"/>
          </w:tcPr>
          <w:p w14:paraId="2AC165B7" w14:textId="77777777" w:rsidR="001711B2" w:rsidRDefault="001711B2" w:rsidP="005C664D">
            <w:pPr>
              <w:jc w:val="both"/>
            </w:pPr>
            <w:r>
              <w:t>Tên UseCase</w:t>
            </w:r>
          </w:p>
        </w:tc>
        <w:tc>
          <w:tcPr>
            <w:tcW w:w="2464" w:type="dxa"/>
          </w:tcPr>
          <w:p w14:paraId="5867EDA7" w14:textId="77777777" w:rsidR="001711B2" w:rsidRDefault="001711B2" w:rsidP="005C664D">
            <w:pPr>
              <w:jc w:val="both"/>
            </w:pPr>
            <w:r>
              <w:t>Mô tả</w:t>
            </w:r>
          </w:p>
        </w:tc>
        <w:tc>
          <w:tcPr>
            <w:tcW w:w="2464" w:type="dxa"/>
          </w:tcPr>
          <w:p w14:paraId="26150725" w14:textId="77777777" w:rsidR="001711B2" w:rsidRDefault="001711B2" w:rsidP="005C664D">
            <w:pPr>
              <w:jc w:val="both"/>
            </w:pPr>
            <w:r>
              <w:t>Tác nhân tham gia</w:t>
            </w:r>
          </w:p>
        </w:tc>
      </w:tr>
      <w:tr w:rsidR="001711B2" w14:paraId="27E3A20E" w14:textId="77777777" w:rsidTr="00390650">
        <w:tc>
          <w:tcPr>
            <w:tcW w:w="2462" w:type="dxa"/>
          </w:tcPr>
          <w:p w14:paraId="508EB60B" w14:textId="77777777" w:rsidR="001711B2" w:rsidRDefault="001711B2" w:rsidP="005C664D">
            <w:pPr>
              <w:jc w:val="both"/>
            </w:pPr>
            <w:r>
              <w:t>UC01</w:t>
            </w:r>
          </w:p>
        </w:tc>
        <w:tc>
          <w:tcPr>
            <w:tcW w:w="2464" w:type="dxa"/>
          </w:tcPr>
          <w:p w14:paraId="0DEAB00C" w14:textId="77777777" w:rsidR="001711B2" w:rsidRDefault="001711B2" w:rsidP="005C664D">
            <w:pPr>
              <w:jc w:val="both"/>
            </w:pPr>
            <w:r>
              <w:t>Xem trạng thái của thiết bị</w:t>
            </w:r>
          </w:p>
        </w:tc>
        <w:tc>
          <w:tcPr>
            <w:tcW w:w="2464" w:type="dxa"/>
          </w:tcPr>
          <w:p w14:paraId="7F706CFC" w14:textId="77777777" w:rsidR="001711B2" w:rsidRDefault="001711B2" w:rsidP="005C664D">
            <w:pPr>
              <w:jc w:val="both"/>
            </w:pPr>
            <w:r>
              <w:t>Người dùng vào giao diện web để xem trạng thái của các thiết bị</w:t>
            </w:r>
          </w:p>
        </w:tc>
        <w:tc>
          <w:tcPr>
            <w:tcW w:w="2464" w:type="dxa"/>
          </w:tcPr>
          <w:p w14:paraId="1711FB55" w14:textId="77777777" w:rsidR="001711B2" w:rsidRDefault="001711B2" w:rsidP="005C664D">
            <w:pPr>
              <w:jc w:val="both"/>
            </w:pPr>
            <w:r>
              <w:t>Người dùng cuối</w:t>
            </w:r>
          </w:p>
        </w:tc>
      </w:tr>
      <w:tr w:rsidR="001711B2" w14:paraId="0D58B8E3" w14:textId="77777777" w:rsidTr="00390650">
        <w:tc>
          <w:tcPr>
            <w:tcW w:w="2462" w:type="dxa"/>
          </w:tcPr>
          <w:p w14:paraId="62CCB313" w14:textId="77777777" w:rsidR="001711B2" w:rsidRDefault="001711B2" w:rsidP="005C664D">
            <w:pPr>
              <w:jc w:val="both"/>
            </w:pPr>
            <w:r>
              <w:t>UC02</w:t>
            </w:r>
          </w:p>
        </w:tc>
        <w:tc>
          <w:tcPr>
            <w:tcW w:w="2464" w:type="dxa"/>
          </w:tcPr>
          <w:p w14:paraId="61FEBE63" w14:textId="77777777" w:rsidR="001711B2" w:rsidRDefault="001711B2" w:rsidP="005C664D">
            <w:pPr>
              <w:jc w:val="both"/>
            </w:pPr>
            <w:r>
              <w:t>Bật thiết bị trên giao diện</w:t>
            </w:r>
          </w:p>
        </w:tc>
        <w:tc>
          <w:tcPr>
            <w:tcW w:w="2464" w:type="dxa"/>
          </w:tcPr>
          <w:p w14:paraId="04DAB7AE" w14:textId="77777777" w:rsidR="001711B2" w:rsidRDefault="001711B2" w:rsidP="005C664D">
            <w:pPr>
              <w:jc w:val="both"/>
            </w:pPr>
            <w:r>
              <w:t>Người dùng bật thiết bị trên giao diện</w:t>
            </w:r>
          </w:p>
        </w:tc>
        <w:tc>
          <w:tcPr>
            <w:tcW w:w="2464" w:type="dxa"/>
          </w:tcPr>
          <w:p w14:paraId="55C54E46" w14:textId="77777777" w:rsidR="001711B2" w:rsidRDefault="001711B2" w:rsidP="005C664D">
            <w:pPr>
              <w:jc w:val="both"/>
            </w:pPr>
            <w:r>
              <w:t>Người dùng cuối</w:t>
            </w:r>
          </w:p>
        </w:tc>
      </w:tr>
      <w:tr w:rsidR="001711B2" w14:paraId="77838C87" w14:textId="77777777" w:rsidTr="00390650">
        <w:tc>
          <w:tcPr>
            <w:tcW w:w="2462" w:type="dxa"/>
          </w:tcPr>
          <w:p w14:paraId="1FB98DB2" w14:textId="77777777" w:rsidR="001711B2" w:rsidRDefault="001711B2" w:rsidP="005C664D">
            <w:pPr>
              <w:jc w:val="both"/>
            </w:pPr>
            <w:r>
              <w:t>UC03</w:t>
            </w:r>
          </w:p>
        </w:tc>
        <w:tc>
          <w:tcPr>
            <w:tcW w:w="2464" w:type="dxa"/>
          </w:tcPr>
          <w:p w14:paraId="2C7DA61B" w14:textId="77777777" w:rsidR="001711B2" w:rsidRDefault="001711B2" w:rsidP="005C664D">
            <w:pPr>
              <w:jc w:val="both"/>
            </w:pPr>
            <w:r>
              <w:t>Tắt thiết bị trên giao diện</w:t>
            </w:r>
          </w:p>
        </w:tc>
        <w:tc>
          <w:tcPr>
            <w:tcW w:w="2464" w:type="dxa"/>
          </w:tcPr>
          <w:p w14:paraId="6B5A1560" w14:textId="77777777" w:rsidR="001711B2" w:rsidRDefault="001711B2" w:rsidP="005C664D">
            <w:pPr>
              <w:jc w:val="both"/>
            </w:pPr>
            <w:r>
              <w:t>Người dùng tắt thiết bị trên giao diện</w:t>
            </w:r>
          </w:p>
        </w:tc>
        <w:tc>
          <w:tcPr>
            <w:tcW w:w="2464" w:type="dxa"/>
          </w:tcPr>
          <w:p w14:paraId="79F2ED39" w14:textId="77777777" w:rsidR="001711B2" w:rsidRDefault="001711B2" w:rsidP="005C664D">
            <w:pPr>
              <w:jc w:val="both"/>
            </w:pPr>
            <w:r>
              <w:t>Người dùng cuối</w:t>
            </w:r>
          </w:p>
        </w:tc>
      </w:tr>
      <w:tr w:rsidR="001711B2" w14:paraId="0D436C8D" w14:textId="77777777" w:rsidTr="00390650">
        <w:tc>
          <w:tcPr>
            <w:tcW w:w="2462" w:type="dxa"/>
          </w:tcPr>
          <w:p w14:paraId="0CB31BBF" w14:textId="77777777" w:rsidR="001711B2" w:rsidRDefault="001711B2" w:rsidP="005C664D">
            <w:pPr>
              <w:jc w:val="both"/>
            </w:pPr>
            <w:r>
              <w:t>UC04</w:t>
            </w:r>
          </w:p>
        </w:tc>
        <w:tc>
          <w:tcPr>
            <w:tcW w:w="2464" w:type="dxa"/>
          </w:tcPr>
          <w:p w14:paraId="4E3C15E0" w14:textId="77777777" w:rsidR="001711B2" w:rsidRDefault="00C94AAB" w:rsidP="005C664D">
            <w:pPr>
              <w:jc w:val="both"/>
            </w:pPr>
            <w:r>
              <w:t>Xem biều đồ lịch sử trạng thái của thiết bị</w:t>
            </w:r>
          </w:p>
        </w:tc>
        <w:tc>
          <w:tcPr>
            <w:tcW w:w="2464" w:type="dxa"/>
          </w:tcPr>
          <w:p w14:paraId="722001A5" w14:textId="77777777" w:rsidR="001711B2" w:rsidRDefault="001711B2" w:rsidP="005C664D">
            <w:pPr>
              <w:jc w:val="both"/>
            </w:pPr>
            <w:r>
              <w:t>Người dùng xem lịch sử trạng thái của thiết bị</w:t>
            </w:r>
            <w:r w:rsidR="00D42BF8">
              <w:t xml:space="preserve"> được hiển thị dưới dạng biểu đồ</w:t>
            </w:r>
          </w:p>
        </w:tc>
        <w:tc>
          <w:tcPr>
            <w:tcW w:w="2464" w:type="dxa"/>
          </w:tcPr>
          <w:p w14:paraId="50EC1DE3" w14:textId="77777777" w:rsidR="001711B2" w:rsidRDefault="001711B2" w:rsidP="005C664D">
            <w:pPr>
              <w:jc w:val="both"/>
            </w:pPr>
            <w:r>
              <w:t>Người dùng cuối</w:t>
            </w:r>
          </w:p>
        </w:tc>
      </w:tr>
      <w:tr w:rsidR="001711B2" w14:paraId="63E095B4" w14:textId="77777777" w:rsidTr="00390650">
        <w:tc>
          <w:tcPr>
            <w:tcW w:w="2462" w:type="dxa"/>
          </w:tcPr>
          <w:p w14:paraId="6EA823F4" w14:textId="77777777" w:rsidR="001711B2" w:rsidRDefault="001711B2" w:rsidP="005C664D">
            <w:pPr>
              <w:jc w:val="both"/>
            </w:pPr>
            <w:r>
              <w:t>UC05</w:t>
            </w:r>
          </w:p>
        </w:tc>
        <w:tc>
          <w:tcPr>
            <w:tcW w:w="2464" w:type="dxa"/>
          </w:tcPr>
          <w:p w14:paraId="43783376" w14:textId="77777777" w:rsidR="001711B2" w:rsidRDefault="001711B2" w:rsidP="005C664D">
            <w:pPr>
              <w:jc w:val="both"/>
            </w:pPr>
            <w:r>
              <w:t>Thêm kịch bản</w:t>
            </w:r>
          </w:p>
        </w:tc>
        <w:tc>
          <w:tcPr>
            <w:tcW w:w="2464" w:type="dxa"/>
          </w:tcPr>
          <w:p w14:paraId="755B1E64" w14:textId="77777777" w:rsidR="001711B2" w:rsidRDefault="001711B2" w:rsidP="005C664D">
            <w:pPr>
              <w:jc w:val="both"/>
            </w:pPr>
            <w:r>
              <w:t>Người dùng add thêm file script vào trong folder mặc định để thêm kịch bản vào</w:t>
            </w:r>
          </w:p>
        </w:tc>
        <w:tc>
          <w:tcPr>
            <w:tcW w:w="2464" w:type="dxa"/>
          </w:tcPr>
          <w:p w14:paraId="43A9CB14" w14:textId="77777777" w:rsidR="001711B2" w:rsidRDefault="001711B2" w:rsidP="005C664D">
            <w:pPr>
              <w:jc w:val="both"/>
            </w:pPr>
            <w:r>
              <w:t>Lập trình viên</w:t>
            </w:r>
          </w:p>
        </w:tc>
      </w:tr>
      <w:tr w:rsidR="001711B2" w14:paraId="748E3D11" w14:textId="77777777" w:rsidTr="00390650">
        <w:tc>
          <w:tcPr>
            <w:tcW w:w="2462" w:type="dxa"/>
          </w:tcPr>
          <w:p w14:paraId="39DC199F" w14:textId="77777777" w:rsidR="001711B2" w:rsidRDefault="001711B2" w:rsidP="005C664D">
            <w:pPr>
              <w:jc w:val="both"/>
            </w:pPr>
            <w:r>
              <w:t>UC06</w:t>
            </w:r>
          </w:p>
        </w:tc>
        <w:tc>
          <w:tcPr>
            <w:tcW w:w="2464" w:type="dxa"/>
          </w:tcPr>
          <w:p w14:paraId="4BCFAC92" w14:textId="77777777" w:rsidR="001711B2" w:rsidRDefault="001711B2" w:rsidP="005C664D">
            <w:pPr>
              <w:jc w:val="both"/>
            </w:pPr>
            <w:r>
              <w:t>Xóa kịch bản</w:t>
            </w:r>
          </w:p>
        </w:tc>
        <w:tc>
          <w:tcPr>
            <w:tcW w:w="2464" w:type="dxa"/>
          </w:tcPr>
          <w:p w14:paraId="791C45A3" w14:textId="77777777" w:rsidR="001711B2" w:rsidRDefault="001711B2" w:rsidP="005C664D">
            <w:pPr>
              <w:jc w:val="both"/>
            </w:pPr>
            <w:r>
              <w:t>Người dùng xóa một file script trong folder script để xóa kịch bản đi</w:t>
            </w:r>
          </w:p>
        </w:tc>
        <w:tc>
          <w:tcPr>
            <w:tcW w:w="2464" w:type="dxa"/>
          </w:tcPr>
          <w:p w14:paraId="4CA86DEF" w14:textId="77777777" w:rsidR="001711B2" w:rsidRDefault="001711B2" w:rsidP="005C664D">
            <w:pPr>
              <w:jc w:val="both"/>
            </w:pPr>
            <w:r>
              <w:t>Lập trình viên</w:t>
            </w:r>
          </w:p>
        </w:tc>
      </w:tr>
      <w:tr w:rsidR="001711B2" w14:paraId="09BF1208" w14:textId="77777777" w:rsidTr="00390650">
        <w:tc>
          <w:tcPr>
            <w:tcW w:w="2462" w:type="dxa"/>
          </w:tcPr>
          <w:p w14:paraId="0FC9ADD0" w14:textId="77777777" w:rsidR="001711B2" w:rsidRDefault="001711B2" w:rsidP="005C664D">
            <w:pPr>
              <w:jc w:val="both"/>
            </w:pPr>
            <w:r>
              <w:t>UC07</w:t>
            </w:r>
          </w:p>
        </w:tc>
        <w:tc>
          <w:tcPr>
            <w:tcW w:w="2464" w:type="dxa"/>
          </w:tcPr>
          <w:p w14:paraId="471DC91F" w14:textId="77777777" w:rsidR="001711B2" w:rsidRDefault="001711B2" w:rsidP="005C664D">
            <w:pPr>
              <w:jc w:val="both"/>
            </w:pPr>
            <w:r>
              <w:t>Truy vấn dữ liệu qua API</w:t>
            </w:r>
          </w:p>
        </w:tc>
        <w:tc>
          <w:tcPr>
            <w:tcW w:w="2464" w:type="dxa"/>
          </w:tcPr>
          <w:p w14:paraId="5CB98BD1" w14:textId="77777777" w:rsidR="001711B2" w:rsidRDefault="008E0C40" w:rsidP="005C664D">
            <w:pPr>
              <w:jc w:val="both"/>
            </w:pPr>
            <w:r>
              <w:t>Người dùng thực hiện truy vấn thông tin của các thiết bị qua REST API</w:t>
            </w:r>
          </w:p>
        </w:tc>
        <w:tc>
          <w:tcPr>
            <w:tcW w:w="2464" w:type="dxa"/>
          </w:tcPr>
          <w:p w14:paraId="5535BDCC" w14:textId="77777777" w:rsidR="001711B2" w:rsidRDefault="001711B2" w:rsidP="005C664D">
            <w:pPr>
              <w:jc w:val="both"/>
            </w:pPr>
            <w:r>
              <w:t>Lập trình viên</w:t>
            </w:r>
          </w:p>
        </w:tc>
      </w:tr>
      <w:tr w:rsidR="008E0C40" w14:paraId="22AD14FE" w14:textId="77777777" w:rsidTr="00390650">
        <w:tc>
          <w:tcPr>
            <w:tcW w:w="2462" w:type="dxa"/>
          </w:tcPr>
          <w:p w14:paraId="022364FF" w14:textId="77777777" w:rsidR="008E0C40" w:rsidRDefault="008E0C40" w:rsidP="005C664D">
            <w:pPr>
              <w:jc w:val="both"/>
            </w:pPr>
            <w:r>
              <w:t>UC08</w:t>
            </w:r>
          </w:p>
        </w:tc>
        <w:tc>
          <w:tcPr>
            <w:tcW w:w="2464" w:type="dxa"/>
          </w:tcPr>
          <w:p w14:paraId="22E644EF" w14:textId="77777777" w:rsidR="008E0C40" w:rsidRDefault="008E0C40" w:rsidP="005C664D">
            <w:pPr>
              <w:jc w:val="both"/>
            </w:pPr>
            <w:r>
              <w:t>Truy vấn toàn bộ thông tin các thiết bị</w:t>
            </w:r>
          </w:p>
        </w:tc>
        <w:tc>
          <w:tcPr>
            <w:tcW w:w="2464" w:type="dxa"/>
          </w:tcPr>
          <w:p w14:paraId="76EF4470" w14:textId="77777777" w:rsidR="008E0C40" w:rsidRDefault="008E0C40" w:rsidP="005C664D">
            <w:pPr>
              <w:jc w:val="both"/>
            </w:pPr>
            <w:r>
              <w:t>Người dùng gửi HTTP REQUEST tới REST và nhận về toàn  bộ thông tin thiết bị dưới dạng JSON</w:t>
            </w:r>
          </w:p>
        </w:tc>
        <w:tc>
          <w:tcPr>
            <w:tcW w:w="2464" w:type="dxa"/>
          </w:tcPr>
          <w:p w14:paraId="542175B2" w14:textId="77777777" w:rsidR="008E0C40" w:rsidRDefault="000B3F19" w:rsidP="005C664D">
            <w:pPr>
              <w:jc w:val="both"/>
            </w:pPr>
            <w:r>
              <w:t>Lập trình viên</w:t>
            </w:r>
          </w:p>
        </w:tc>
      </w:tr>
      <w:tr w:rsidR="008E0C40" w14:paraId="4BA3AE97" w14:textId="77777777" w:rsidTr="00390650">
        <w:tc>
          <w:tcPr>
            <w:tcW w:w="2462" w:type="dxa"/>
          </w:tcPr>
          <w:p w14:paraId="650B1A41" w14:textId="77777777" w:rsidR="008E0C40" w:rsidRDefault="00390650" w:rsidP="005C664D">
            <w:pPr>
              <w:jc w:val="both"/>
            </w:pPr>
            <w:r>
              <w:t>UC09</w:t>
            </w:r>
          </w:p>
        </w:tc>
        <w:tc>
          <w:tcPr>
            <w:tcW w:w="2464" w:type="dxa"/>
          </w:tcPr>
          <w:p w14:paraId="75FB227A" w14:textId="77777777" w:rsidR="008E0C40" w:rsidRDefault="008E0C40" w:rsidP="005C664D">
            <w:pPr>
              <w:jc w:val="both"/>
            </w:pPr>
            <w:r>
              <w:t>Truy vấn thông tin một thiết bị</w:t>
            </w:r>
          </w:p>
        </w:tc>
        <w:tc>
          <w:tcPr>
            <w:tcW w:w="2464" w:type="dxa"/>
          </w:tcPr>
          <w:p w14:paraId="3E668D9E" w14:textId="77777777" w:rsidR="008E0C40" w:rsidRDefault="008E0C40" w:rsidP="005C664D">
            <w:pPr>
              <w:jc w:val="both"/>
            </w:pPr>
            <w:r>
              <w:t>Người dùng gửi HTTP REQUEST tới REST API để nhận được thông tin thiết bị trả về dưới dạng JSON</w:t>
            </w:r>
          </w:p>
        </w:tc>
        <w:tc>
          <w:tcPr>
            <w:tcW w:w="2464" w:type="dxa"/>
          </w:tcPr>
          <w:p w14:paraId="7F53C46E" w14:textId="77777777" w:rsidR="008E0C40" w:rsidRDefault="000B3F19" w:rsidP="005C664D">
            <w:pPr>
              <w:jc w:val="both"/>
            </w:pPr>
            <w:r>
              <w:t>Lập trình viên</w:t>
            </w:r>
          </w:p>
        </w:tc>
      </w:tr>
      <w:tr w:rsidR="008E0C40" w14:paraId="1CAF1598" w14:textId="77777777" w:rsidTr="00390650">
        <w:tc>
          <w:tcPr>
            <w:tcW w:w="2462" w:type="dxa"/>
          </w:tcPr>
          <w:p w14:paraId="616DAFCB" w14:textId="77777777" w:rsidR="008E0C40" w:rsidRDefault="00390650" w:rsidP="005C664D">
            <w:pPr>
              <w:jc w:val="both"/>
            </w:pPr>
            <w:r>
              <w:t>UC10</w:t>
            </w:r>
          </w:p>
        </w:tc>
        <w:tc>
          <w:tcPr>
            <w:tcW w:w="2464" w:type="dxa"/>
          </w:tcPr>
          <w:p w14:paraId="47FDEFE3" w14:textId="77777777" w:rsidR="008E0C40" w:rsidRDefault="008E0C40" w:rsidP="005C664D">
            <w:pPr>
              <w:jc w:val="both"/>
            </w:pPr>
            <w:r>
              <w:t>Truy vấn lịch sử trạng thía của thiết bị</w:t>
            </w:r>
          </w:p>
        </w:tc>
        <w:tc>
          <w:tcPr>
            <w:tcW w:w="2464" w:type="dxa"/>
          </w:tcPr>
          <w:p w14:paraId="73E8BBF1" w14:textId="77777777" w:rsidR="008E0C40" w:rsidRDefault="008E0C40" w:rsidP="005C664D">
            <w:pPr>
              <w:jc w:val="both"/>
            </w:pPr>
            <w:r>
              <w:t>Người dùng gửi HTTP REQUEST tới REST API để nhận được lịch sử của thiết bị trả về dưới dạng JSON</w:t>
            </w:r>
          </w:p>
        </w:tc>
        <w:tc>
          <w:tcPr>
            <w:tcW w:w="2464" w:type="dxa"/>
          </w:tcPr>
          <w:p w14:paraId="427EFCA5" w14:textId="77777777" w:rsidR="008E0C40" w:rsidRDefault="000B3F19" w:rsidP="005C664D">
            <w:pPr>
              <w:jc w:val="both"/>
            </w:pPr>
            <w:r>
              <w:t>Lập trình viên</w:t>
            </w:r>
          </w:p>
        </w:tc>
      </w:tr>
      <w:tr w:rsidR="001711B2" w14:paraId="726FB5E2" w14:textId="77777777" w:rsidTr="00390650">
        <w:tc>
          <w:tcPr>
            <w:tcW w:w="2462" w:type="dxa"/>
          </w:tcPr>
          <w:p w14:paraId="03DC1EEC" w14:textId="77777777" w:rsidR="001711B2" w:rsidRDefault="00390650" w:rsidP="005C664D">
            <w:pPr>
              <w:jc w:val="both"/>
            </w:pPr>
            <w:r>
              <w:t>UC11</w:t>
            </w:r>
          </w:p>
        </w:tc>
        <w:tc>
          <w:tcPr>
            <w:tcW w:w="2464" w:type="dxa"/>
          </w:tcPr>
          <w:p w14:paraId="2E9AE7C7" w14:textId="77777777" w:rsidR="001711B2" w:rsidRDefault="001711B2" w:rsidP="005C664D">
            <w:pPr>
              <w:jc w:val="both"/>
            </w:pPr>
            <w:r>
              <w:t>Thay đổi trạng thái qua API</w:t>
            </w:r>
          </w:p>
        </w:tc>
        <w:tc>
          <w:tcPr>
            <w:tcW w:w="2464" w:type="dxa"/>
          </w:tcPr>
          <w:p w14:paraId="07BA7EEF" w14:textId="77777777" w:rsidR="001711B2" w:rsidRDefault="001711B2" w:rsidP="005C664D">
            <w:pPr>
              <w:jc w:val="both"/>
            </w:pPr>
            <w:r>
              <w:t>Người dùng gửi HTTP REQUEST tới REST API để thay đổi trạng thái của thiết bị.</w:t>
            </w:r>
          </w:p>
        </w:tc>
        <w:tc>
          <w:tcPr>
            <w:tcW w:w="2464" w:type="dxa"/>
          </w:tcPr>
          <w:p w14:paraId="18A44ECC" w14:textId="77777777" w:rsidR="001711B2" w:rsidRDefault="001711B2" w:rsidP="005C664D">
            <w:pPr>
              <w:jc w:val="both"/>
            </w:pPr>
            <w:r>
              <w:t>Lập trình viên</w:t>
            </w:r>
          </w:p>
        </w:tc>
      </w:tr>
    </w:tbl>
    <w:p w14:paraId="42A18DC5" w14:textId="00D2B943" w:rsidR="005326A1" w:rsidRDefault="005326A1" w:rsidP="005C664D">
      <w:pPr>
        <w:jc w:val="both"/>
      </w:pPr>
    </w:p>
    <w:p w14:paraId="2F19F118" w14:textId="77777777" w:rsidR="005326A1" w:rsidRDefault="005326A1">
      <w:r>
        <w:br w:type="page"/>
      </w:r>
    </w:p>
    <w:p w14:paraId="166020B0" w14:textId="77777777" w:rsidR="001711B2" w:rsidRDefault="001711B2" w:rsidP="005C664D">
      <w:pPr>
        <w:jc w:val="both"/>
      </w:pPr>
    </w:p>
    <w:p w14:paraId="44D6074F" w14:textId="2BFF3FED" w:rsidR="00B718BE" w:rsidRDefault="00B718BE" w:rsidP="005C664D">
      <w:pPr>
        <w:pStyle w:val="Heading3"/>
        <w:jc w:val="both"/>
      </w:pPr>
      <w:bookmarkStart w:id="101" w:name="_Toc470201077"/>
      <w:r>
        <w:t>2.2 Danh sách các REST API do hệ thống cung cấp</w:t>
      </w:r>
      <w:bookmarkEnd w:id="101"/>
    </w:p>
    <w:tbl>
      <w:tblPr>
        <w:tblStyle w:val="TableGrid"/>
        <w:tblW w:w="0" w:type="auto"/>
        <w:tblInd w:w="-176" w:type="dxa"/>
        <w:tblLayout w:type="fixed"/>
        <w:tblLook w:val="04A0" w:firstRow="1" w:lastRow="0" w:firstColumn="1" w:lastColumn="0" w:noHBand="0" w:noVBand="1"/>
      </w:tblPr>
      <w:tblGrid>
        <w:gridCol w:w="851"/>
        <w:gridCol w:w="1843"/>
        <w:gridCol w:w="2754"/>
        <w:gridCol w:w="3731"/>
      </w:tblGrid>
      <w:tr w:rsidR="005326A1" w14:paraId="60E704B8" w14:textId="77777777" w:rsidTr="00FF49FE">
        <w:tc>
          <w:tcPr>
            <w:tcW w:w="851" w:type="dxa"/>
          </w:tcPr>
          <w:p w14:paraId="65072C14" w14:textId="3FAD2171" w:rsidR="005326A1" w:rsidRPr="00365BD0" w:rsidRDefault="005326A1" w:rsidP="00365BD0">
            <w:pPr>
              <w:pStyle w:val="Style1"/>
              <w:jc w:val="center"/>
              <w:rPr>
                <w:b/>
                <w:sz w:val="28"/>
                <w:szCs w:val="28"/>
              </w:rPr>
            </w:pPr>
            <w:r w:rsidRPr="00365BD0">
              <w:rPr>
                <w:b/>
                <w:sz w:val="28"/>
                <w:szCs w:val="28"/>
              </w:rPr>
              <w:t>STT</w:t>
            </w:r>
          </w:p>
        </w:tc>
        <w:tc>
          <w:tcPr>
            <w:tcW w:w="1843" w:type="dxa"/>
          </w:tcPr>
          <w:p w14:paraId="4B3620E7" w14:textId="68316905" w:rsidR="005326A1" w:rsidRPr="00365BD0" w:rsidRDefault="00365BD0" w:rsidP="00365BD0">
            <w:pPr>
              <w:pStyle w:val="Style1"/>
              <w:rPr>
                <w:b/>
                <w:sz w:val="28"/>
                <w:szCs w:val="28"/>
              </w:rPr>
            </w:pPr>
            <w:r>
              <w:rPr>
                <w:b/>
                <w:sz w:val="28"/>
                <w:szCs w:val="28"/>
              </w:rPr>
              <w:t xml:space="preserve">Phương </w:t>
            </w:r>
            <w:r w:rsidR="005326A1" w:rsidRPr="00365BD0">
              <w:rPr>
                <w:b/>
                <w:sz w:val="28"/>
                <w:szCs w:val="28"/>
              </w:rPr>
              <w:t>thức</w:t>
            </w:r>
          </w:p>
        </w:tc>
        <w:tc>
          <w:tcPr>
            <w:tcW w:w="2754" w:type="dxa"/>
          </w:tcPr>
          <w:p w14:paraId="5F32E25E" w14:textId="187E9566" w:rsidR="005326A1" w:rsidRPr="00365BD0" w:rsidRDefault="005326A1" w:rsidP="00365BD0">
            <w:pPr>
              <w:pStyle w:val="Style1"/>
              <w:jc w:val="center"/>
              <w:rPr>
                <w:b/>
                <w:sz w:val="28"/>
                <w:szCs w:val="28"/>
              </w:rPr>
            </w:pPr>
            <w:r w:rsidRPr="00365BD0">
              <w:rPr>
                <w:b/>
                <w:sz w:val="28"/>
                <w:szCs w:val="28"/>
              </w:rPr>
              <w:t>API</w:t>
            </w:r>
          </w:p>
        </w:tc>
        <w:tc>
          <w:tcPr>
            <w:tcW w:w="3731" w:type="dxa"/>
          </w:tcPr>
          <w:p w14:paraId="3E230797" w14:textId="4CDD7174" w:rsidR="005326A1" w:rsidRPr="00365BD0" w:rsidRDefault="005326A1" w:rsidP="00365BD0">
            <w:pPr>
              <w:pStyle w:val="Style1"/>
              <w:jc w:val="center"/>
              <w:rPr>
                <w:b/>
                <w:sz w:val="28"/>
                <w:szCs w:val="28"/>
              </w:rPr>
            </w:pPr>
            <w:r w:rsidRPr="00365BD0">
              <w:rPr>
                <w:b/>
                <w:sz w:val="28"/>
                <w:szCs w:val="28"/>
              </w:rPr>
              <w:t>Mô tả</w:t>
            </w:r>
          </w:p>
        </w:tc>
      </w:tr>
      <w:tr w:rsidR="005326A1" w14:paraId="194FA339" w14:textId="77777777" w:rsidTr="00FF49FE">
        <w:tc>
          <w:tcPr>
            <w:tcW w:w="851" w:type="dxa"/>
          </w:tcPr>
          <w:p w14:paraId="19ACF105" w14:textId="1142F094" w:rsidR="005326A1" w:rsidRDefault="005326A1" w:rsidP="00365BD0">
            <w:pPr>
              <w:pStyle w:val="Style1"/>
              <w:jc w:val="center"/>
            </w:pPr>
            <w:r>
              <w:t>1</w:t>
            </w:r>
          </w:p>
        </w:tc>
        <w:tc>
          <w:tcPr>
            <w:tcW w:w="1843" w:type="dxa"/>
          </w:tcPr>
          <w:p w14:paraId="69F7C1BC" w14:textId="347810C2" w:rsidR="005326A1" w:rsidRDefault="005326A1" w:rsidP="00365BD0">
            <w:pPr>
              <w:pStyle w:val="Style1"/>
              <w:jc w:val="center"/>
            </w:pPr>
            <w:r>
              <w:t>GET</w:t>
            </w:r>
          </w:p>
        </w:tc>
        <w:tc>
          <w:tcPr>
            <w:tcW w:w="2754" w:type="dxa"/>
          </w:tcPr>
          <w:p w14:paraId="1AA70F0E" w14:textId="6B41EA01" w:rsidR="005326A1" w:rsidRDefault="005326A1" w:rsidP="00365BD0">
            <w:pPr>
              <w:pStyle w:val="Style1"/>
              <w:jc w:val="both"/>
            </w:pPr>
            <w:r>
              <w:t>/api/states</w:t>
            </w:r>
          </w:p>
        </w:tc>
        <w:tc>
          <w:tcPr>
            <w:tcW w:w="3731" w:type="dxa"/>
          </w:tcPr>
          <w:p w14:paraId="15F95572" w14:textId="767FE111" w:rsidR="005326A1" w:rsidRDefault="00982880" w:rsidP="00365BD0">
            <w:pPr>
              <w:pStyle w:val="Style1"/>
              <w:jc w:val="both"/>
            </w:pPr>
            <w:r>
              <w:t>Cho phép người sử dụng truy vấn toàn bộ các thông tin trạng thái của các thiết bị do các IoT Platform quản lý</w:t>
            </w:r>
          </w:p>
        </w:tc>
      </w:tr>
      <w:tr w:rsidR="005326A1" w14:paraId="184DDE00" w14:textId="77777777" w:rsidTr="00FF49FE">
        <w:tc>
          <w:tcPr>
            <w:tcW w:w="851" w:type="dxa"/>
          </w:tcPr>
          <w:p w14:paraId="1F358D03" w14:textId="501407FD" w:rsidR="005326A1" w:rsidRDefault="005326A1" w:rsidP="00365BD0">
            <w:pPr>
              <w:pStyle w:val="Style1"/>
              <w:jc w:val="center"/>
            </w:pPr>
            <w:r>
              <w:t>2</w:t>
            </w:r>
          </w:p>
        </w:tc>
        <w:tc>
          <w:tcPr>
            <w:tcW w:w="1843" w:type="dxa"/>
          </w:tcPr>
          <w:p w14:paraId="2CAFBE14" w14:textId="7D27AFB9" w:rsidR="005326A1" w:rsidRDefault="005326A1" w:rsidP="00365BD0">
            <w:pPr>
              <w:pStyle w:val="Style1"/>
              <w:jc w:val="center"/>
            </w:pPr>
            <w:r>
              <w:t>GET</w:t>
            </w:r>
          </w:p>
        </w:tc>
        <w:tc>
          <w:tcPr>
            <w:tcW w:w="2754" w:type="dxa"/>
          </w:tcPr>
          <w:p w14:paraId="646F749E" w14:textId="33AE808C" w:rsidR="005326A1" w:rsidRDefault="005326A1" w:rsidP="00365BD0">
            <w:pPr>
              <w:pStyle w:val="Style1"/>
              <w:jc w:val="both"/>
            </w:pPr>
            <w:r>
              <w:t>/api/states/&lt;name&gt;</w:t>
            </w:r>
          </w:p>
        </w:tc>
        <w:tc>
          <w:tcPr>
            <w:tcW w:w="3731" w:type="dxa"/>
          </w:tcPr>
          <w:p w14:paraId="22D9CB02" w14:textId="04134FB2" w:rsidR="005326A1" w:rsidRDefault="00982880" w:rsidP="00365BD0">
            <w:pPr>
              <w:pStyle w:val="Style1"/>
              <w:jc w:val="both"/>
            </w:pPr>
            <w:r>
              <w:t>Cho phép người sử dụng truy vấn thông tin trạng thái của thiết bị có tên là &lt;&lt;name&gt;&gt;</w:t>
            </w:r>
          </w:p>
        </w:tc>
      </w:tr>
      <w:tr w:rsidR="005326A1" w14:paraId="447518CF" w14:textId="77777777" w:rsidTr="00FF49FE">
        <w:tc>
          <w:tcPr>
            <w:tcW w:w="851" w:type="dxa"/>
          </w:tcPr>
          <w:p w14:paraId="7E4A6A68" w14:textId="2B83492B" w:rsidR="005326A1" w:rsidRDefault="005326A1" w:rsidP="00365BD0">
            <w:pPr>
              <w:pStyle w:val="Style1"/>
              <w:jc w:val="center"/>
            </w:pPr>
            <w:r>
              <w:t>3</w:t>
            </w:r>
          </w:p>
        </w:tc>
        <w:tc>
          <w:tcPr>
            <w:tcW w:w="1843" w:type="dxa"/>
          </w:tcPr>
          <w:p w14:paraId="5D00D1E2" w14:textId="768D56D2" w:rsidR="005326A1" w:rsidRDefault="005326A1" w:rsidP="00365BD0">
            <w:pPr>
              <w:pStyle w:val="Style1"/>
              <w:jc w:val="center"/>
            </w:pPr>
            <w:r>
              <w:t>GET</w:t>
            </w:r>
          </w:p>
        </w:tc>
        <w:tc>
          <w:tcPr>
            <w:tcW w:w="2754" w:type="dxa"/>
          </w:tcPr>
          <w:p w14:paraId="07E111C5" w14:textId="2575C1A2" w:rsidR="005326A1" w:rsidRDefault="005326A1" w:rsidP="00365BD0">
            <w:pPr>
              <w:pStyle w:val="Style1"/>
              <w:jc w:val="both"/>
            </w:pPr>
            <w:r>
              <w:t>/api/states/history/&lt;name&gt;</w:t>
            </w:r>
          </w:p>
        </w:tc>
        <w:tc>
          <w:tcPr>
            <w:tcW w:w="3731" w:type="dxa"/>
          </w:tcPr>
          <w:p w14:paraId="60735AF3" w14:textId="363BBC54" w:rsidR="005326A1" w:rsidRDefault="00982880" w:rsidP="00365BD0">
            <w:pPr>
              <w:pStyle w:val="Style1"/>
              <w:jc w:val="both"/>
            </w:pPr>
            <w:r>
              <w:t>Cho phép người sử dụng truy vấn lịch sử trạng thái của thiết bị có tên là &lt;&lt;name&gt;&gt;</w:t>
            </w:r>
          </w:p>
        </w:tc>
      </w:tr>
      <w:tr w:rsidR="005326A1" w14:paraId="327CD309" w14:textId="77777777" w:rsidTr="00FF49FE">
        <w:tc>
          <w:tcPr>
            <w:tcW w:w="851" w:type="dxa"/>
          </w:tcPr>
          <w:p w14:paraId="5B4592B1" w14:textId="073F60EB" w:rsidR="005326A1" w:rsidRDefault="005326A1" w:rsidP="00365BD0">
            <w:pPr>
              <w:pStyle w:val="Style1"/>
              <w:jc w:val="center"/>
            </w:pPr>
            <w:r>
              <w:t>4</w:t>
            </w:r>
          </w:p>
        </w:tc>
        <w:tc>
          <w:tcPr>
            <w:tcW w:w="1843" w:type="dxa"/>
          </w:tcPr>
          <w:p w14:paraId="796701AB" w14:textId="34E8D471" w:rsidR="005326A1" w:rsidRDefault="005326A1" w:rsidP="00365BD0">
            <w:pPr>
              <w:pStyle w:val="Style1"/>
              <w:jc w:val="center"/>
            </w:pPr>
            <w:r>
              <w:t>POST</w:t>
            </w:r>
          </w:p>
        </w:tc>
        <w:tc>
          <w:tcPr>
            <w:tcW w:w="2754" w:type="dxa"/>
          </w:tcPr>
          <w:p w14:paraId="7F77F2AF" w14:textId="77777777" w:rsidR="005326A1" w:rsidRDefault="005326A1" w:rsidP="00365BD0">
            <w:pPr>
              <w:pStyle w:val="Style1"/>
              <w:jc w:val="both"/>
            </w:pPr>
            <w:r>
              <w:t>/api/states/&lt;name&gt;</w:t>
            </w:r>
          </w:p>
          <w:p w14:paraId="171973CF" w14:textId="37A60D4D" w:rsidR="00982880" w:rsidRDefault="00982880" w:rsidP="00365BD0">
            <w:pPr>
              <w:pStyle w:val="Style1"/>
              <w:jc w:val="both"/>
            </w:pPr>
            <w:r>
              <w:t>JSON: {state:ON/OFF}</w:t>
            </w:r>
          </w:p>
        </w:tc>
        <w:tc>
          <w:tcPr>
            <w:tcW w:w="3731" w:type="dxa"/>
          </w:tcPr>
          <w:p w14:paraId="467C8811" w14:textId="04605A61" w:rsidR="005326A1" w:rsidRDefault="00982880" w:rsidP="00365BD0">
            <w:pPr>
              <w:pStyle w:val="Style1"/>
              <w:jc w:val="both"/>
            </w:pPr>
            <w:r>
              <w:t>Cho phép người sử dụng thay đổi trạng thái của thiết bị có tên là name</w:t>
            </w:r>
          </w:p>
        </w:tc>
      </w:tr>
      <w:tr w:rsidR="005326A1" w14:paraId="6DB479AF" w14:textId="77777777" w:rsidTr="00FF49FE">
        <w:tc>
          <w:tcPr>
            <w:tcW w:w="851" w:type="dxa"/>
          </w:tcPr>
          <w:p w14:paraId="79B8D875" w14:textId="5AD4C0B4" w:rsidR="005326A1" w:rsidRDefault="005326A1" w:rsidP="00365BD0">
            <w:pPr>
              <w:pStyle w:val="Style1"/>
              <w:jc w:val="center"/>
            </w:pPr>
            <w:r>
              <w:t>5</w:t>
            </w:r>
          </w:p>
        </w:tc>
        <w:tc>
          <w:tcPr>
            <w:tcW w:w="1843" w:type="dxa"/>
          </w:tcPr>
          <w:p w14:paraId="4EC37ED1" w14:textId="2BC74EEF" w:rsidR="005326A1" w:rsidRDefault="005326A1" w:rsidP="00365BD0">
            <w:pPr>
              <w:pStyle w:val="Style1"/>
              <w:jc w:val="center"/>
            </w:pPr>
            <w:r>
              <w:t>POST</w:t>
            </w:r>
          </w:p>
        </w:tc>
        <w:tc>
          <w:tcPr>
            <w:tcW w:w="2754" w:type="dxa"/>
          </w:tcPr>
          <w:p w14:paraId="1A3CD3B3" w14:textId="77777777" w:rsidR="005326A1" w:rsidRDefault="005326A1" w:rsidP="00365BD0">
            <w:pPr>
              <w:pStyle w:val="Style1"/>
              <w:jc w:val="both"/>
            </w:pPr>
            <w:r>
              <w:t>/api/states/type/&lt;type&gt;</w:t>
            </w:r>
          </w:p>
          <w:p w14:paraId="4354F8B0" w14:textId="2A924269" w:rsidR="00982880" w:rsidRDefault="00982880" w:rsidP="00365BD0">
            <w:pPr>
              <w:pStyle w:val="Style1"/>
              <w:jc w:val="both"/>
            </w:pPr>
            <w:r>
              <w:t>JSON: {state:ON/OFF}</w:t>
            </w:r>
          </w:p>
        </w:tc>
        <w:tc>
          <w:tcPr>
            <w:tcW w:w="3731" w:type="dxa"/>
          </w:tcPr>
          <w:p w14:paraId="2DD55F44" w14:textId="480A7B74" w:rsidR="005326A1" w:rsidRDefault="00982880" w:rsidP="00365BD0">
            <w:pPr>
              <w:pStyle w:val="Style1"/>
              <w:jc w:val="both"/>
            </w:pPr>
            <w:r>
              <w:t>Cho phép người sử dụng thay đổi trạng  thái của tất cả các thiết bị thuộc kiểu &lt;&lt;type&gt;&gt;</w:t>
            </w:r>
          </w:p>
        </w:tc>
      </w:tr>
    </w:tbl>
    <w:p w14:paraId="7A444368" w14:textId="77777777" w:rsidR="005326A1" w:rsidRDefault="005326A1" w:rsidP="005326A1">
      <w:pPr>
        <w:pStyle w:val="Style1"/>
      </w:pPr>
    </w:p>
    <w:p w14:paraId="4AC8A358" w14:textId="72678E2D" w:rsidR="00D856D7" w:rsidRDefault="00B718BE" w:rsidP="005C664D">
      <w:pPr>
        <w:pStyle w:val="Heading3"/>
        <w:jc w:val="both"/>
      </w:pPr>
      <w:bookmarkStart w:id="102" w:name="_Toc470201078"/>
      <w:r>
        <w:t>2.3</w:t>
      </w:r>
      <w:r w:rsidR="00D856D7">
        <w:t xml:space="preserve"> Mô tả các ca sử dụng</w:t>
      </w:r>
      <w:bookmarkEnd w:id="102"/>
    </w:p>
    <w:p w14:paraId="0E2F4C93" w14:textId="77777777" w:rsidR="00D856D7" w:rsidRDefault="00932B88" w:rsidP="005C664D">
      <w:pPr>
        <w:pStyle w:val="Heading4"/>
        <w:jc w:val="both"/>
      </w:pPr>
      <w:proofErr w:type="gramStart"/>
      <w:r>
        <w:t>a</w:t>
      </w:r>
      <w:proofErr w:type="gramEnd"/>
      <w:r>
        <w:t>, UC01</w:t>
      </w:r>
    </w:p>
    <w:p w14:paraId="364A9B65" w14:textId="77777777" w:rsidR="00AB2915" w:rsidRPr="00AB2915" w:rsidRDefault="00AB2915" w:rsidP="00AB2915"/>
    <w:p w14:paraId="47996291" w14:textId="77777777" w:rsidR="006B74D2" w:rsidRDefault="00D66E7B" w:rsidP="00DC743A">
      <w:pPr>
        <w:keepNext/>
        <w:jc w:val="center"/>
      </w:pPr>
      <w:r>
        <w:rPr>
          <w:noProof/>
          <w:lang w:eastAsia="en-US" w:bidi="ar-SA"/>
        </w:rPr>
        <w:drawing>
          <wp:inline distT="0" distB="0" distL="0" distR="0" wp14:anchorId="79464ADA" wp14:editId="18B27546">
            <wp:extent cx="5200650" cy="12287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mtrangthai.png"/>
                    <pic:cNvPicPr/>
                  </pic:nvPicPr>
                  <pic:blipFill>
                    <a:blip r:embed="rId33">
                      <a:extLst>
                        <a:ext uri="{28A0092B-C50C-407E-A947-70E740481C1C}">
                          <a14:useLocalDpi xmlns:a14="http://schemas.microsoft.com/office/drawing/2010/main" val="0"/>
                        </a:ext>
                      </a:extLst>
                    </a:blip>
                    <a:stretch>
                      <a:fillRect/>
                    </a:stretch>
                  </pic:blipFill>
                  <pic:spPr>
                    <a:xfrm>
                      <a:off x="0" y="0"/>
                      <a:ext cx="5200650" cy="1228725"/>
                    </a:xfrm>
                    <a:prstGeom prst="rect">
                      <a:avLst/>
                    </a:prstGeom>
                  </pic:spPr>
                </pic:pic>
              </a:graphicData>
            </a:graphic>
          </wp:inline>
        </w:drawing>
      </w:r>
    </w:p>
    <w:p w14:paraId="6267333C" w14:textId="18291489" w:rsidR="00001168" w:rsidRDefault="00D96386" w:rsidP="00DC743A">
      <w:pPr>
        <w:pStyle w:val="Caption"/>
        <w:jc w:val="center"/>
      </w:pPr>
      <w:bookmarkStart w:id="103" w:name="_Toc469902790"/>
      <w:bookmarkStart w:id="104" w:name="_Toc470105971"/>
      <w:bookmarkStart w:id="105" w:name="_Toc470201120"/>
      <w:proofErr w:type="gramStart"/>
      <w:r>
        <w:t>Hình</w:t>
      </w:r>
      <w:r w:rsidR="006B74D2">
        <w:t xml:space="preserve"> </w:t>
      </w:r>
      <w:fldSimple w:instr=" SEQ Figure \* ARABIC ">
        <w:r w:rsidR="00F045F1">
          <w:rPr>
            <w:noProof/>
          </w:rPr>
          <w:t>15</w:t>
        </w:r>
      </w:fldSimple>
      <w:r w:rsidR="006B74D2">
        <w:t>.</w:t>
      </w:r>
      <w:proofErr w:type="gramEnd"/>
      <w:r w:rsidR="006B74D2">
        <w:t xml:space="preserve"> Usecase </w:t>
      </w:r>
      <w:bookmarkEnd w:id="103"/>
      <w:r w:rsidR="00DC743A">
        <w:t>xem trạng thía thiết bị</w:t>
      </w:r>
      <w:bookmarkEnd w:id="104"/>
      <w:bookmarkEnd w:id="105"/>
    </w:p>
    <w:p w14:paraId="2C25677B" w14:textId="77777777" w:rsidR="009B6989" w:rsidRDefault="009B6989" w:rsidP="005C664D">
      <w:pPr>
        <w:jc w:val="both"/>
      </w:pPr>
      <w:r>
        <w:t>Tác nhân: Người dùng cuối</w:t>
      </w:r>
    </w:p>
    <w:p w14:paraId="31FF95A1" w14:textId="77777777" w:rsidR="009B6989" w:rsidRDefault="009B6989" w:rsidP="005C664D">
      <w:pPr>
        <w:jc w:val="both"/>
      </w:pPr>
      <w:r>
        <w:t xml:space="preserve">Mô tả </w:t>
      </w:r>
      <w:proofErr w:type="gramStart"/>
      <w:r>
        <w:t>chung</w:t>
      </w:r>
      <w:proofErr w:type="gramEnd"/>
      <w:r>
        <w:t>: Người dùng truy cập vào trang chủ của hệ thống</w:t>
      </w:r>
    </w:p>
    <w:p w14:paraId="351C00F4" w14:textId="77777777" w:rsidR="009B6989" w:rsidRPr="00932B88" w:rsidRDefault="009B6989" w:rsidP="005C664D">
      <w:pPr>
        <w:jc w:val="both"/>
      </w:pPr>
    </w:p>
    <w:tbl>
      <w:tblPr>
        <w:tblW w:w="0" w:type="auto"/>
        <w:tblInd w:w="-152"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83" w:type="dxa"/>
        </w:tblCellMar>
        <w:tblLook w:val="04A0" w:firstRow="1" w:lastRow="0" w:firstColumn="1" w:lastColumn="0" w:noHBand="0" w:noVBand="1"/>
      </w:tblPr>
      <w:tblGrid>
        <w:gridCol w:w="2230"/>
        <w:gridCol w:w="2168"/>
        <w:gridCol w:w="613"/>
        <w:gridCol w:w="1453"/>
        <w:gridCol w:w="2666"/>
      </w:tblGrid>
      <w:tr w:rsidR="00932B88" w14:paraId="42611CDE" w14:textId="77777777" w:rsidTr="00932B88">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0E5D64B7" w14:textId="77777777" w:rsidR="00932B88" w:rsidRDefault="00FD6C3D" w:rsidP="005C664D">
            <w:pPr>
              <w:suppressAutoHyphens/>
              <w:jc w:val="both"/>
              <w:rPr>
                <w:rFonts w:ascii="Times New Roman" w:eastAsia="Calibri" w:hAnsi="Times New Roman" w:cs="Times New Roman"/>
                <w:lang w:val="vi-VN"/>
              </w:rPr>
            </w:pPr>
            <w:r>
              <w:rPr>
                <w:rFonts w:ascii="Times New Roman" w:hAnsi="Times New Roman"/>
                <w:lang w:val="vi-VN"/>
              </w:rPr>
              <w:t>Mã Use Case</w:t>
            </w:r>
            <w:r w:rsidR="00932B88">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14:paraId="2FED6C51" w14:textId="77777777" w:rsidR="00932B88" w:rsidRDefault="00932B88" w:rsidP="005C664D">
            <w:pPr>
              <w:suppressAutoHyphens/>
              <w:jc w:val="both"/>
              <w:rPr>
                <w:rFonts w:ascii="Times New Roman" w:eastAsia="Calibri" w:hAnsi="Times New Roman" w:cs="Times New Roman"/>
                <w:lang w:val="vi-VN"/>
              </w:rPr>
            </w:pPr>
            <w:r>
              <w:rPr>
                <w:rFonts w:ascii="Times New Roman" w:hAnsi="Times New Roman"/>
                <w:lang w:val="vi-VN"/>
              </w:rPr>
              <w:t>UC01</w:t>
            </w:r>
          </w:p>
        </w:tc>
      </w:tr>
      <w:tr w:rsidR="00932B88" w14:paraId="17E1BD15" w14:textId="77777777" w:rsidTr="00932B88">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229D4864" w14:textId="77777777" w:rsidR="00932B88" w:rsidRDefault="00FD6C3D" w:rsidP="005C664D">
            <w:pPr>
              <w:suppressAutoHyphens/>
              <w:jc w:val="both"/>
              <w:rPr>
                <w:rFonts w:ascii="Times New Roman" w:eastAsia="Calibri" w:hAnsi="Times New Roman" w:cs="Times New Roman"/>
                <w:lang w:val="vi-VN"/>
              </w:rPr>
            </w:pPr>
            <w:r>
              <w:rPr>
                <w:rFonts w:ascii="Times New Roman" w:hAnsi="Times New Roman"/>
                <w:lang w:val="vi-VN"/>
              </w:rPr>
              <w:t>Tên Use Case</w:t>
            </w:r>
            <w:r w:rsidR="00932B88">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14:paraId="06EEF2B5" w14:textId="77777777" w:rsidR="00932B88" w:rsidRDefault="00932B88" w:rsidP="005C664D">
            <w:pPr>
              <w:suppressAutoHyphens/>
              <w:jc w:val="both"/>
              <w:rPr>
                <w:rFonts w:ascii="Times New Roman" w:eastAsia="Calibri" w:hAnsi="Times New Roman" w:cs="Times New Roman"/>
                <w:lang w:val="vi-VN"/>
              </w:rPr>
            </w:pPr>
            <w:r>
              <w:t>Xem trạng thái của thiết bị</w:t>
            </w:r>
          </w:p>
        </w:tc>
      </w:tr>
      <w:tr w:rsidR="00932B88" w14:paraId="489CF2D0" w14:textId="77777777" w:rsidTr="00932B88">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4A1F925D" w14:textId="77777777" w:rsidR="00932B88" w:rsidRDefault="00FD6C3D" w:rsidP="005C664D">
            <w:pPr>
              <w:suppressAutoHyphens/>
              <w:jc w:val="both"/>
              <w:rPr>
                <w:rFonts w:ascii="Times New Roman" w:eastAsia="Calibri" w:hAnsi="Times New Roman" w:cs="Times New Roman"/>
                <w:lang w:val="vi-VN"/>
              </w:rPr>
            </w:pPr>
            <w:r>
              <w:rPr>
                <w:rFonts w:ascii="Times New Roman" w:hAnsi="Times New Roman"/>
                <w:lang w:val="vi-VN"/>
              </w:rPr>
              <w:t>Người tạo</w:t>
            </w:r>
            <w:r w:rsidR="00932B88">
              <w:rPr>
                <w:rFonts w:ascii="Times New Roman" w:hAnsi="Times New Roman"/>
                <w:lang w:val="vi-VN"/>
              </w:rPr>
              <w:t>:</w:t>
            </w:r>
          </w:p>
        </w:tc>
        <w:tc>
          <w:tcPr>
            <w:tcW w:w="2269" w:type="dxa"/>
            <w:tcBorders>
              <w:top w:val="single" w:sz="4" w:space="0" w:color="000001"/>
              <w:left w:val="single" w:sz="4" w:space="0" w:color="000001"/>
              <w:bottom w:val="single" w:sz="4" w:space="0" w:color="000001"/>
              <w:right w:val="single" w:sz="4" w:space="0" w:color="000001"/>
            </w:tcBorders>
            <w:shd w:val="clear" w:color="auto" w:fill="FFFFFF"/>
            <w:hideMark/>
          </w:tcPr>
          <w:p w14:paraId="383EDB6B" w14:textId="77777777" w:rsidR="00932B88" w:rsidRPr="00932B88" w:rsidRDefault="00932B88" w:rsidP="005C664D">
            <w:pPr>
              <w:suppressAutoHyphens/>
              <w:jc w:val="both"/>
              <w:rPr>
                <w:rFonts w:ascii="Times New Roman" w:eastAsia="Calibri" w:hAnsi="Times New Roman" w:cs="Times New Roman"/>
              </w:rPr>
            </w:pPr>
            <w:r>
              <w:rPr>
                <w:rFonts w:ascii="Times New Roman" w:hAnsi="Times New Roman"/>
              </w:rPr>
              <w:t>Bùi Ngọc Luân</w:t>
            </w:r>
          </w:p>
        </w:tc>
        <w:tc>
          <w:tcPr>
            <w:tcW w:w="2179"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14:paraId="5E746558" w14:textId="77777777" w:rsidR="00932B88" w:rsidRDefault="00932B88" w:rsidP="005C664D">
            <w:pPr>
              <w:suppressAutoHyphens/>
              <w:jc w:val="both"/>
              <w:rPr>
                <w:rFonts w:ascii="Times New Roman" w:eastAsia="Calibri" w:hAnsi="Times New Roman" w:cs="Times New Roman"/>
                <w:lang w:val="vi-VN"/>
              </w:rPr>
            </w:pPr>
            <w:r>
              <w:rPr>
                <w:rFonts w:ascii="Times New Roman" w:hAnsi="Times New Roman"/>
                <w:lang w:val="vi-VN"/>
              </w:rPr>
              <w:t>Last Updated By:</w:t>
            </w:r>
          </w:p>
        </w:tc>
        <w:tc>
          <w:tcPr>
            <w:tcW w:w="2824" w:type="dxa"/>
            <w:tcBorders>
              <w:top w:val="single" w:sz="4" w:space="0" w:color="000001"/>
              <w:left w:val="single" w:sz="4" w:space="0" w:color="000001"/>
              <w:bottom w:val="single" w:sz="4" w:space="0" w:color="000001"/>
              <w:right w:val="single" w:sz="4" w:space="0" w:color="000001"/>
            </w:tcBorders>
            <w:shd w:val="clear" w:color="auto" w:fill="FFFFFF"/>
            <w:hideMark/>
          </w:tcPr>
          <w:p w14:paraId="3260DA21" w14:textId="77777777" w:rsidR="00932B88" w:rsidRPr="00932B88" w:rsidRDefault="00932B88" w:rsidP="005C664D">
            <w:pPr>
              <w:suppressAutoHyphens/>
              <w:jc w:val="both"/>
              <w:rPr>
                <w:rFonts w:ascii="Times New Roman" w:eastAsia="Calibri" w:hAnsi="Times New Roman" w:cs="Times New Roman"/>
              </w:rPr>
            </w:pPr>
            <w:r>
              <w:rPr>
                <w:rFonts w:ascii="Times New Roman" w:hAnsi="Times New Roman"/>
              </w:rPr>
              <w:t>Bùi Ngọc Luân</w:t>
            </w:r>
          </w:p>
        </w:tc>
      </w:tr>
      <w:tr w:rsidR="00932B88" w14:paraId="287D16E5" w14:textId="77777777" w:rsidTr="00932B88">
        <w:trPr>
          <w:trHeight w:val="417"/>
        </w:trPr>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481BF2B3" w14:textId="77777777" w:rsidR="00932B88" w:rsidRDefault="00932B88" w:rsidP="005C664D">
            <w:pPr>
              <w:suppressAutoHyphens/>
              <w:jc w:val="both"/>
              <w:rPr>
                <w:rFonts w:ascii="Times New Roman" w:eastAsia="Calibri" w:hAnsi="Times New Roman" w:cs="Times New Roman"/>
                <w:lang w:val="vi-VN"/>
              </w:rPr>
            </w:pPr>
            <w:r>
              <w:rPr>
                <w:rFonts w:ascii="Times New Roman" w:hAnsi="Times New Roman"/>
                <w:lang w:val="vi-VN"/>
              </w:rPr>
              <w:t>Date Created:</w:t>
            </w:r>
          </w:p>
        </w:tc>
        <w:tc>
          <w:tcPr>
            <w:tcW w:w="2269" w:type="dxa"/>
            <w:tcBorders>
              <w:top w:val="single" w:sz="4" w:space="0" w:color="000001"/>
              <w:left w:val="single" w:sz="4" w:space="0" w:color="000001"/>
              <w:bottom w:val="single" w:sz="4" w:space="0" w:color="000001"/>
              <w:right w:val="single" w:sz="4" w:space="0" w:color="000001"/>
            </w:tcBorders>
            <w:shd w:val="clear" w:color="auto" w:fill="FFFFFF"/>
            <w:hideMark/>
          </w:tcPr>
          <w:p w14:paraId="733A8E66" w14:textId="77777777" w:rsidR="00932B88" w:rsidRPr="00932B88" w:rsidRDefault="00932B88" w:rsidP="005C664D">
            <w:pPr>
              <w:suppressAutoHyphens/>
              <w:jc w:val="both"/>
              <w:rPr>
                <w:rFonts w:ascii="Times New Roman" w:eastAsia="Calibri" w:hAnsi="Times New Roman" w:cs="Times New Roman"/>
              </w:rPr>
            </w:pPr>
            <w:r>
              <w:rPr>
                <w:rFonts w:ascii="Times New Roman" w:eastAsia="Calibri" w:hAnsi="Times New Roman" w:cs="Times New Roman"/>
              </w:rPr>
              <w:t>10/12/2016</w:t>
            </w:r>
          </w:p>
        </w:tc>
        <w:tc>
          <w:tcPr>
            <w:tcW w:w="2179"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14:paraId="2875C2F0" w14:textId="77777777" w:rsidR="00932B88" w:rsidRDefault="00932B88" w:rsidP="005C664D">
            <w:pPr>
              <w:suppressAutoHyphens/>
              <w:jc w:val="both"/>
              <w:rPr>
                <w:rFonts w:ascii="Times New Roman" w:eastAsia="Calibri" w:hAnsi="Times New Roman" w:cs="Times New Roman"/>
                <w:lang w:val="vi-VN"/>
              </w:rPr>
            </w:pPr>
            <w:r>
              <w:rPr>
                <w:rFonts w:ascii="Times New Roman" w:hAnsi="Times New Roman"/>
                <w:lang w:val="vi-VN"/>
              </w:rPr>
              <w:t>Date Last Updated:</w:t>
            </w:r>
          </w:p>
        </w:tc>
        <w:tc>
          <w:tcPr>
            <w:tcW w:w="2824" w:type="dxa"/>
            <w:tcBorders>
              <w:top w:val="single" w:sz="4" w:space="0" w:color="000001"/>
              <w:left w:val="single" w:sz="4" w:space="0" w:color="000001"/>
              <w:bottom w:val="single" w:sz="4" w:space="0" w:color="000001"/>
              <w:right w:val="single" w:sz="4" w:space="0" w:color="000001"/>
            </w:tcBorders>
            <w:shd w:val="clear" w:color="auto" w:fill="FFFFFF"/>
            <w:hideMark/>
          </w:tcPr>
          <w:p w14:paraId="48C4299C" w14:textId="77777777" w:rsidR="00932B88" w:rsidRPr="00932B88" w:rsidRDefault="00932B88" w:rsidP="005C664D">
            <w:pPr>
              <w:suppressAutoHyphens/>
              <w:jc w:val="both"/>
              <w:rPr>
                <w:rFonts w:ascii="Times New Roman" w:eastAsia="Calibri" w:hAnsi="Times New Roman" w:cs="Times New Roman"/>
              </w:rPr>
            </w:pPr>
            <w:r>
              <w:rPr>
                <w:rFonts w:ascii="Times New Roman" w:hAnsi="Times New Roman"/>
              </w:rPr>
              <w:t>10/12/2016</w:t>
            </w:r>
          </w:p>
        </w:tc>
      </w:tr>
      <w:tr w:rsidR="00932B88" w14:paraId="02EE29D8" w14:textId="77777777" w:rsidTr="00932B88">
        <w:trPr>
          <w:trHeight w:val="417"/>
        </w:trPr>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61E42522" w14:textId="77777777" w:rsidR="00932B88" w:rsidRDefault="00FD6C3D" w:rsidP="005C664D">
            <w:pPr>
              <w:suppressAutoHyphens/>
              <w:jc w:val="both"/>
              <w:rPr>
                <w:rFonts w:ascii="Times New Roman" w:eastAsia="Calibri" w:hAnsi="Times New Roman" w:cs="Times New Roman"/>
                <w:lang w:val="vi-VN"/>
              </w:rPr>
            </w:pPr>
            <w:r>
              <w:rPr>
                <w:rFonts w:ascii="Times New Roman" w:hAnsi="Times New Roman"/>
              </w:rPr>
              <w:t>Tác nhân</w:t>
            </w:r>
            <w:r w:rsidR="00932B88">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14:paraId="0871704F" w14:textId="77777777" w:rsidR="00932B88" w:rsidRPr="00932B88" w:rsidRDefault="00932B88" w:rsidP="005C664D">
            <w:pPr>
              <w:suppressAutoHyphens/>
              <w:jc w:val="both"/>
              <w:rPr>
                <w:rFonts w:ascii="Times New Roman" w:eastAsia="Calibri" w:hAnsi="Times New Roman" w:cs="Times New Roman"/>
              </w:rPr>
            </w:pPr>
            <w:r>
              <w:rPr>
                <w:rFonts w:ascii="Times New Roman" w:hAnsi="Times New Roman"/>
              </w:rPr>
              <w:t>Người dùng cuối</w:t>
            </w:r>
          </w:p>
        </w:tc>
      </w:tr>
      <w:tr w:rsidR="00932B88" w14:paraId="42625145" w14:textId="77777777" w:rsidTr="00932B88">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05C7FE37" w14:textId="77777777" w:rsidR="00932B88" w:rsidRDefault="00FD6C3D" w:rsidP="005C664D">
            <w:pPr>
              <w:suppressAutoHyphens/>
              <w:jc w:val="both"/>
              <w:rPr>
                <w:rFonts w:ascii="Times New Roman" w:eastAsia="Calibri" w:hAnsi="Times New Roman" w:cs="Times New Roman"/>
                <w:lang w:val="vi-VN"/>
              </w:rPr>
            </w:pPr>
            <w:r>
              <w:rPr>
                <w:rFonts w:ascii="Times New Roman" w:hAnsi="Times New Roman"/>
                <w:lang w:val="vi-VN"/>
              </w:rPr>
              <w:t>Tác nhân</w:t>
            </w:r>
            <w:r w:rsidR="00932B88">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6470470B" w14:textId="77777777" w:rsidR="00932B88" w:rsidRPr="00932B88" w:rsidRDefault="00932B88" w:rsidP="005C664D">
            <w:pPr>
              <w:jc w:val="both"/>
              <w:rPr>
                <w:rFonts w:ascii="Times New Roman" w:eastAsia="Calibri" w:hAnsi="Times New Roman" w:cs="Times New Roman"/>
              </w:rPr>
            </w:pPr>
            <w:r>
              <w:rPr>
                <w:rFonts w:ascii="Times New Roman" w:hAnsi="Times New Roman"/>
              </w:rPr>
              <w:t>Người dùng sử dụng hệ thống trên giao diện web</w:t>
            </w:r>
          </w:p>
        </w:tc>
      </w:tr>
      <w:tr w:rsidR="00932B88" w14:paraId="1C672226" w14:textId="77777777" w:rsidTr="00932B88">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50D49E48" w14:textId="77777777" w:rsidR="00932B88" w:rsidRDefault="00932B88" w:rsidP="005C664D">
            <w:pPr>
              <w:suppressAutoHyphens/>
              <w:jc w:val="both"/>
              <w:rPr>
                <w:rFonts w:ascii="Times New Roman" w:eastAsia="Calibri" w:hAnsi="Times New Roman" w:cs="Times New Roman"/>
                <w:lang w:val="vi-VN"/>
              </w:rPr>
            </w:pPr>
            <w:r>
              <w:rPr>
                <w:rFonts w:ascii="Times New Roman" w:hAnsi="Times New Roman"/>
                <w:lang w:val="vi-VN"/>
              </w:rPr>
              <w:t>Trigger:</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07C8FE4F" w14:textId="77777777" w:rsidR="00932B88" w:rsidRDefault="00932B88" w:rsidP="005C664D">
            <w:pPr>
              <w:jc w:val="both"/>
              <w:rPr>
                <w:rFonts w:ascii="Times New Roman" w:hAnsi="Times New Roman"/>
                <w:lang w:val="vi-VN"/>
              </w:rPr>
            </w:pPr>
            <w:r>
              <w:rPr>
                <w:rFonts w:ascii="Times New Roman" w:hAnsi="Times New Roman"/>
                <w:lang w:val="vi-VN"/>
              </w:rPr>
              <w:t xml:space="preserve">1. </w:t>
            </w:r>
            <w:r w:rsidR="00001168">
              <w:rPr>
                <w:rFonts w:ascii="Times New Roman" w:hAnsi="Times New Roman"/>
              </w:rPr>
              <w:t>Người dùng vào trang homepage của hệ thống theo đường link</w:t>
            </w:r>
          </w:p>
          <w:p w14:paraId="44D0E17C" w14:textId="77777777" w:rsidR="00932B88" w:rsidRDefault="00932B88" w:rsidP="005C664D">
            <w:pPr>
              <w:suppressAutoHyphens/>
              <w:jc w:val="both"/>
              <w:rPr>
                <w:rFonts w:ascii="Times New Roman" w:eastAsia="Calibri" w:hAnsi="Times New Roman" w:cs="Times New Roman"/>
                <w:lang w:val="vi-VN"/>
              </w:rPr>
            </w:pPr>
          </w:p>
        </w:tc>
      </w:tr>
      <w:tr w:rsidR="00932B88" w14:paraId="21D2B4AD" w14:textId="77777777" w:rsidTr="00932B88">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3B95C5F3" w14:textId="77777777" w:rsidR="00932B88" w:rsidRDefault="00FD6C3D" w:rsidP="005C664D">
            <w:pPr>
              <w:suppressAutoHyphens/>
              <w:jc w:val="both"/>
              <w:rPr>
                <w:rFonts w:ascii="Times New Roman" w:eastAsia="Calibri" w:hAnsi="Times New Roman" w:cs="Times New Roman"/>
                <w:lang w:val="vi-VN"/>
              </w:rPr>
            </w:pPr>
            <w:r>
              <w:rPr>
                <w:rFonts w:ascii="Times New Roman" w:hAnsi="Times New Roman"/>
                <w:lang w:val="vi-VN"/>
              </w:rPr>
              <w:t>Điều kiện tiên quyết</w:t>
            </w:r>
            <w:r w:rsidR="00932B88">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7BD7D351" w14:textId="77777777" w:rsidR="00932B88" w:rsidRDefault="00932B88" w:rsidP="005C664D">
            <w:pPr>
              <w:jc w:val="both"/>
              <w:rPr>
                <w:rFonts w:ascii="Times New Roman" w:eastAsia="Calibri" w:hAnsi="Times New Roman" w:cs="Times New Roman"/>
                <w:lang w:val="vi-VN"/>
              </w:rPr>
            </w:pPr>
          </w:p>
        </w:tc>
      </w:tr>
      <w:tr w:rsidR="00932B88" w14:paraId="3A14A46E" w14:textId="77777777" w:rsidTr="00932B88">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2B6A1A34" w14:textId="77777777" w:rsidR="00932B88" w:rsidRDefault="00FD6C3D" w:rsidP="005C664D">
            <w:pPr>
              <w:suppressAutoHyphens/>
              <w:jc w:val="both"/>
              <w:rPr>
                <w:rFonts w:ascii="Times New Roman" w:eastAsia="Calibri" w:hAnsi="Times New Roman" w:cs="Times New Roman"/>
                <w:lang w:val="vi-VN"/>
              </w:rPr>
            </w:pPr>
            <w:r>
              <w:rPr>
                <w:rFonts w:ascii="Times New Roman" w:hAnsi="Times New Roman"/>
                <w:lang w:val="vi-VN"/>
              </w:rPr>
              <w:lastRenderedPageBreak/>
              <w:t>Điều kiện sau</w:t>
            </w:r>
            <w:r w:rsidR="00932B88">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207C1010" w14:textId="77777777" w:rsidR="00932B88" w:rsidRPr="00001168" w:rsidRDefault="00001168" w:rsidP="005C664D">
            <w:pPr>
              <w:jc w:val="both"/>
              <w:rPr>
                <w:rFonts w:ascii="Times New Roman" w:eastAsia="Calibri" w:hAnsi="Times New Roman" w:cs="Times New Roman"/>
              </w:rPr>
            </w:pPr>
            <w:r>
              <w:rPr>
                <w:rFonts w:ascii="Times New Roman" w:eastAsia="Calibri" w:hAnsi="Times New Roman" w:cs="Times New Roman"/>
              </w:rPr>
              <w:t>1. Nếu thành công hệ thống sẽ trả về giao diện gồm danh sách các thiết bị được quản lý và trạng thái của các thiết bị này.</w:t>
            </w:r>
          </w:p>
          <w:p w14:paraId="5281011D" w14:textId="77777777" w:rsidR="00932B88" w:rsidRDefault="00932B88" w:rsidP="005C664D">
            <w:pPr>
              <w:suppressAutoHyphens/>
              <w:jc w:val="both"/>
              <w:rPr>
                <w:rFonts w:ascii="Times New Roman" w:eastAsia="Calibri" w:hAnsi="Times New Roman" w:cs="Times New Roman"/>
                <w:lang w:val="vi-VN"/>
              </w:rPr>
            </w:pPr>
          </w:p>
        </w:tc>
      </w:tr>
      <w:tr w:rsidR="00932B88" w14:paraId="335962C4" w14:textId="77777777" w:rsidTr="00932B88">
        <w:tc>
          <w:tcPr>
            <w:tcW w:w="2367"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14:paraId="44F4E335" w14:textId="77777777" w:rsidR="00932B88" w:rsidRDefault="00FD6C3D" w:rsidP="005C664D">
            <w:pPr>
              <w:suppressAutoHyphens/>
              <w:jc w:val="both"/>
              <w:rPr>
                <w:rFonts w:ascii="Times New Roman" w:eastAsia="Calibri" w:hAnsi="Times New Roman" w:cs="Times New Roman"/>
                <w:lang w:val="vi-VN"/>
              </w:rPr>
            </w:pPr>
            <w:r>
              <w:rPr>
                <w:rFonts w:ascii="Times New Roman" w:hAnsi="Times New Roman"/>
                <w:lang w:val="vi-VN"/>
              </w:rPr>
              <w:t>Thao tác chính</w:t>
            </w:r>
            <w:r w:rsidR="00932B88">
              <w:rPr>
                <w:rFonts w:ascii="Times New Roman" w:hAnsi="Times New Roman"/>
                <w:lang w:val="vi-VN"/>
              </w:rPr>
              <w:t>:</w:t>
            </w: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01BD3A88" w14:textId="77777777" w:rsidR="00932B88" w:rsidRDefault="00932B88" w:rsidP="005C664D">
            <w:pPr>
              <w:suppressAutoHyphens/>
              <w:jc w:val="both"/>
              <w:rPr>
                <w:rFonts w:ascii="Times New Roman" w:eastAsia="Calibri" w:hAnsi="Times New Roman" w:cs="Times New Roman"/>
                <w:lang w:val="vi-VN"/>
              </w:rPr>
            </w:pPr>
            <w:r>
              <w:rPr>
                <w:rFonts w:ascii="Times New Roman" w:hAnsi="Times New Roman"/>
                <w:lang w:val="vi-VN"/>
              </w:rPr>
              <w:t>Người Dùng</w:t>
            </w: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537B1174" w14:textId="77777777" w:rsidR="00932B88" w:rsidRDefault="00932B88" w:rsidP="005C664D">
            <w:pPr>
              <w:suppressAutoHyphens/>
              <w:jc w:val="both"/>
              <w:rPr>
                <w:rFonts w:ascii="Times New Roman" w:eastAsia="Calibri" w:hAnsi="Times New Roman" w:cs="Times New Roman"/>
                <w:lang w:val="vi-VN"/>
              </w:rPr>
            </w:pPr>
            <w:r>
              <w:rPr>
                <w:rFonts w:ascii="Times New Roman" w:hAnsi="Times New Roman"/>
                <w:lang w:val="vi-VN"/>
              </w:rPr>
              <w:t>Hệ Thống</w:t>
            </w:r>
          </w:p>
        </w:tc>
      </w:tr>
      <w:tr w:rsidR="00932B88" w14:paraId="78CE5B3C" w14:textId="77777777" w:rsidTr="00932B88">
        <w:tc>
          <w:tcPr>
            <w:tcW w:w="0" w:type="auto"/>
            <w:vMerge/>
            <w:tcBorders>
              <w:top w:val="single" w:sz="4" w:space="0" w:color="000001"/>
              <w:left w:val="single" w:sz="4" w:space="0" w:color="000001"/>
              <w:bottom w:val="single" w:sz="4" w:space="0" w:color="000001"/>
              <w:right w:val="single" w:sz="4" w:space="0" w:color="000001"/>
            </w:tcBorders>
            <w:vAlign w:val="center"/>
            <w:hideMark/>
          </w:tcPr>
          <w:p w14:paraId="072EB899" w14:textId="77777777" w:rsidR="00932B88" w:rsidRDefault="00932B88" w:rsidP="005C664D">
            <w:pPr>
              <w:jc w:val="both"/>
              <w:rPr>
                <w:rFonts w:ascii="Times New Roman" w:eastAsia="Calibri" w:hAnsi="Times New Roman" w:cs="Times New Roman"/>
                <w:lang w:val="vi-VN"/>
              </w:rPr>
            </w:pP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tcPr>
          <w:p w14:paraId="266C6C52" w14:textId="77777777" w:rsidR="00932B88" w:rsidRPr="00001168" w:rsidRDefault="00001168" w:rsidP="005C664D">
            <w:pPr>
              <w:jc w:val="both"/>
              <w:rPr>
                <w:rFonts w:ascii="Times New Roman" w:eastAsia="Calibri" w:hAnsi="Times New Roman" w:cs="Times New Roman"/>
              </w:rPr>
            </w:pPr>
            <w:r>
              <w:rPr>
                <w:rFonts w:ascii="Times New Roman" w:hAnsi="Times New Roman"/>
              </w:rPr>
              <w:t>1. Người dùng vào trang homepage</w:t>
            </w: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28845C1C" w14:textId="77777777" w:rsidR="00932B88" w:rsidRPr="00001168" w:rsidRDefault="00001168" w:rsidP="005C664D">
            <w:pPr>
              <w:suppressAutoHyphens/>
              <w:jc w:val="both"/>
              <w:rPr>
                <w:rFonts w:ascii="Times New Roman" w:eastAsia="Calibri" w:hAnsi="Times New Roman" w:cs="Times New Roman"/>
              </w:rPr>
            </w:pPr>
            <w:r>
              <w:rPr>
                <w:rFonts w:ascii="Times New Roman" w:hAnsi="Times New Roman"/>
              </w:rPr>
              <w:t>1. Kiếm tra đường link và trả về giao diện trang chủ</w:t>
            </w:r>
          </w:p>
        </w:tc>
      </w:tr>
      <w:tr w:rsidR="00932B88" w14:paraId="0857443D" w14:textId="77777777" w:rsidTr="00932B88">
        <w:tc>
          <w:tcPr>
            <w:tcW w:w="2367"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14:paraId="1F8F0E6D" w14:textId="77777777" w:rsidR="00932B88" w:rsidRDefault="00FD6C3D" w:rsidP="005C664D">
            <w:pPr>
              <w:suppressAutoHyphens/>
              <w:jc w:val="both"/>
              <w:rPr>
                <w:rFonts w:ascii="Times New Roman" w:eastAsia="Calibri" w:hAnsi="Times New Roman" w:cs="Times New Roman"/>
                <w:lang w:val="vi-VN"/>
              </w:rPr>
            </w:pPr>
            <w:r>
              <w:rPr>
                <w:rFonts w:ascii="Times New Roman" w:hAnsi="Times New Roman"/>
                <w:lang w:val="vi-VN"/>
              </w:rPr>
              <w:t>Thao tác khác</w:t>
            </w:r>
            <w:r w:rsidR="00932B88">
              <w:rPr>
                <w:rFonts w:ascii="Times New Roman" w:hAnsi="Times New Roman"/>
                <w:lang w:val="vi-VN"/>
              </w:rPr>
              <w:t>:</w:t>
            </w: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4E29285D" w14:textId="77777777" w:rsidR="00932B88" w:rsidRDefault="00932B88" w:rsidP="005C664D">
            <w:pPr>
              <w:suppressAutoHyphens/>
              <w:jc w:val="both"/>
              <w:rPr>
                <w:rFonts w:ascii="Times New Roman" w:eastAsia="Calibri" w:hAnsi="Times New Roman" w:cs="Times New Roman"/>
                <w:lang w:val="vi-VN"/>
              </w:rPr>
            </w:pPr>
            <w:bookmarkStart w:id="106" w:name="__UnoMark__301_1140704927"/>
            <w:bookmarkEnd w:id="106"/>
            <w:r>
              <w:rPr>
                <w:rFonts w:ascii="Times New Roman" w:hAnsi="Times New Roman"/>
                <w:lang w:val="vi-VN"/>
              </w:rPr>
              <w:t>Người Dùng</w:t>
            </w: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1BFE5D8A" w14:textId="77777777" w:rsidR="00932B88" w:rsidRDefault="00932B88" w:rsidP="005C664D">
            <w:pPr>
              <w:suppressAutoHyphens/>
              <w:jc w:val="both"/>
              <w:rPr>
                <w:rFonts w:ascii="Times New Roman" w:eastAsia="Calibri" w:hAnsi="Times New Roman" w:cs="Times New Roman"/>
                <w:lang w:val="vi-VN"/>
              </w:rPr>
            </w:pPr>
            <w:r>
              <w:rPr>
                <w:rFonts w:ascii="Times New Roman" w:hAnsi="Times New Roman"/>
                <w:lang w:val="vi-VN"/>
              </w:rPr>
              <w:t>Hệ Thống</w:t>
            </w:r>
          </w:p>
        </w:tc>
      </w:tr>
      <w:tr w:rsidR="00932B88" w14:paraId="63FE5981" w14:textId="77777777" w:rsidTr="00932B88">
        <w:tc>
          <w:tcPr>
            <w:tcW w:w="0" w:type="auto"/>
            <w:vMerge/>
            <w:tcBorders>
              <w:top w:val="single" w:sz="4" w:space="0" w:color="000001"/>
              <w:left w:val="single" w:sz="4" w:space="0" w:color="000001"/>
              <w:bottom w:val="single" w:sz="4" w:space="0" w:color="000001"/>
              <w:right w:val="single" w:sz="4" w:space="0" w:color="000001"/>
            </w:tcBorders>
            <w:vAlign w:val="center"/>
            <w:hideMark/>
          </w:tcPr>
          <w:p w14:paraId="16E1881E" w14:textId="77777777" w:rsidR="00932B88" w:rsidRDefault="00932B88" w:rsidP="005C664D">
            <w:pPr>
              <w:jc w:val="both"/>
              <w:rPr>
                <w:rFonts w:ascii="Times New Roman" w:eastAsia="Calibri" w:hAnsi="Times New Roman" w:cs="Times New Roman"/>
                <w:lang w:val="vi-VN"/>
              </w:rPr>
            </w:pP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652FA3F7" w14:textId="77777777" w:rsidR="00932B88" w:rsidRDefault="00001168" w:rsidP="005C664D">
            <w:pPr>
              <w:suppressAutoHyphens/>
              <w:jc w:val="both"/>
              <w:rPr>
                <w:rFonts w:ascii="Times New Roman" w:eastAsia="Calibri" w:hAnsi="Times New Roman" w:cs="Times New Roman"/>
                <w:lang w:val="vi-VN"/>
              </w:rPr>
            </w:pPr>
            <w:r>
              <w:rPr>
                <w:rFonts w:ascii="Times New Roman" w:hAnsi="Times New Roman"/>
              </w:rPr>
              <w:t>1. Nhập sai link</w:t>
            </w:r>
            <w:r w:rsidR="00932B88">
              <w:rPr>
                <w:rFonts w:ascii="Times New Roman" w:hAnsi="Times New Roman"/>
                <w:lang w:val="vi-VN"/>
              </w:rPr>
              <w:t xml:space="preserve"> </w:t>
            </w: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tcPr>
          <w:p w14:paraId="6FB215FE" w14:textId="77777777" w:rsidR="00932B88" w:rsidRPr="00001168" w:rsidRDefault="00001168" w:rsidP="005C664D">
            <w:pPr>
              <w:jc w:val="both"/>
              <w:rPr>
                <w:rFonts w:ascii="Times New Roman" w:eastAsia="Calibri" w:hAnsi="Times New Roman" w:cs="Times New Roman"/>
              </w:rPr>
            </w:pPr>
            <w:r>
              <w:rPr>
                <w:rFonts w:ascii="Times New Roman" w:hAnsi="Times New Roman"/>
              </w:rPr>
              <w:t>1. Trả về trang 404, đường link vừa nhập không tồn tại</w:t>
            </w:r>
          </w:p>
          <w:p w14:paraId="1E029442" w14:textId="77777777" w:rsidR="00932B88" w:rsidRDefault="00932B88" w:rsidP="005C664D">
            <w:pPr>
              <w:suppressAutoHyphens/>
              <w:jc w:val="both"/>
              <w:rPr>
                <w:rFonts w:ascii="Times New Roman" w:eastAsia="Calibri" w:hAnsi="Times New Roman" w:cs="Times New Roman"/>
                <w:lang w:val="vi-VN"/>
              </w:rPr>
            </w:pPr>
          </w:p>
        </w:tc>
      </w:tr>
      <w:tr w:rsidR="00932B88" w14:paraId="7C737F97" w14:textId="77777777" w:rsidTr="00932B88">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2FBC862D" w14:textId="77777777" w:rsidR="00932B88" w:rsidRDefault="00FD6C3D" w:rsidP="005C664D">
            <w:pPr>
              <w:suppressAutoHyphens/>
              <w:jc w:val="both"/>
              <w:rPr>
                <w:rFonts w:ascii="Times New Roman" w:eastAsia="Calibri" w:hAnsi="Times New Roman" w:cs="Times New Roman"/>
                <w:lang w:val="vi-VN"/>
              </w:rPr>
            </w:pPr>
            <w:r>
              <w:rPr>
                <w:rFonts w:ascii="Times New Roman" w:hAnsi="Times New Roman"/>
                <w:lang w:val="vi-VN"/>
              </w:rPr>
              <w:t>Ngoại lệ</w:t>
            </w:r>
            <w:r w:rsidR="00932B88">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6E743DCB" w14:textId="77777777" w:rsidR="00932B88" w:rsidRDefault="00932B88" w:rsidP="005C664D">
            <w:pPr>
              <w:suppressAutoHyphens/>
              <w:jc w:val="both"/>
              <w:rPr>
                <w:rFonts w:ascii="Times New Roman" w:eastAsia="Calibri" w:hAnsi="Times New Roman" w:cs="Times New Roman"/>
                <w:lang w:val="vi-VN"/>
              </w:rPr>
            </w:pPr>
          </w:p>
        </w:tc>
      </w:tr>
      <w:tr w:rsidR="00932B88" w14:paraId="69B06648" w14:textId="77777777" w:rsidTr="00932B88">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75F2C4F4" w14:textId="77777777" w:rsidR="00932B88" w:rsidRDefault="00FD6C3D" w:rsidP="005C664D">
            <w:pPr>
              <w:suppressAutoHyphens/>
              <w:jc w:val="both"/>
              <w:rPr>
                <w:rFonts w:ascii="Times New Roman" w:eastAsia="Calibri" w:hAnsi="Times New Roman" w:cs="Times New Roman"/>
                <w:lang w:val="vi-VN"/>
              </w:rPr>
            </w:pPr>
            <w:r>
              <w:rPr>
                <w:rFonts w:ascii="Times New Roman" w:hAnsi="Times New Roman"/>
                <w:lang w:val="vi-VN"/>
              </w:rPr>
              <w:t>Yêu cầu Usecase</w:t>
            </w:r>
            <w:r w:rsidR="00932B88">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7D7AC3A4" w14:textId="77777777" w:rsidR="00932B88" w:rsidRDefault="00932B88" w:rsidP="005C664D">
            <w:pPr>
              <w:suppressAutoHyphens/>
              <w:jc w:val="both"/>
              <w:rPr>
                <w:rFonts w:ascii="Times New Roman" w:eastAsia="Calibri" w:hAnsi="Times New Roman" w:cs="Times New Roman"/>
                <w:lang w:val="vi-VN"/>
              </w:rPr>
            </w:pPr>
          </w:p>
        </w:tc>
      </w:tr>
      <w:tr w:rsidR="00932B88" w14:paraId="2EB2D925" w14:textId="77777777" w:rsidTr="00932B88">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2F50D42A" w14:textId="77777777" w:rsidR="00932B88" w:rsidRDefault="00FD6C3D" w:rsidP="005C664D">
            <w:pPr>
              <w:suppressAutoHyphens/>
              <w:jc w:val="both"/>
              <w:rPr>
                <w:rFonts w:ascii="Times New Roman" w:eastAsia="Calibri" w:hAnsi="Times New Roman" w:cs="Times New Roman"/>
                <w:lang w:val="vi-VN"/>
              </w:rPr>
            </w:pPr>
            <w:r>
              <w:rPr>
                <w:rFonts w:ascii="Times New Roman" w:hAnsi="Times New Roman"/>
                <w:lang w:val="vi-VN"/>
              </w:rPr>
              <w:t>Yêu cầu đặc biệt</w:t>
            </w:r>
            <w:r w:rsidR="00932B88">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4AE81A56" w14:textId="77777777" w:rsidR="00932B88" w:rsidRDefault="00932B88" w:rsidP="005C664D">
            <w:pPr>
              <w:jc w:val="both"/>
              <w:rPr>
                <w:rFonts w:ascii="Times New Roman" w:eastAsia="Calibri" w:hAnsi="Times New Roman" w:cs="Times New Roman"/>
                <w:lang w:val="vi-VN"/>
              </w:rPr>
            </w:pPr>
            <w:r>
              <w:rPr>
                <w:rFonts w:ascii="Times New Roman" w:hAnsi="Times New Roman"/>
                <w:lang w:val="vi-VN"/>
              </w:rPr>
              <w:t>- Hệ thống máy chủ đang chạy ổn định</w:t>
            </w:r>
          </w:p>
          <w:p w14:paraId="45472F3B" w14:textId="77777777" w:rsidR="00001168" w:rsidRPr="00001168" w:rsidRDefault="00001168" w:rsidP="005C664D">
            <w:pPr>
              <w:jc w:val="both"/>
              <w:rPr>
                <w:rFonts w:ascii="Times New Roman" w:hAnsi="Times New Roman"/>
              </w:rPr>
            </w:pPr>
            <w:r>
              <w:rPr>
                <w:rFonts w:ascii="Times New Roman" w:hAnsi="Times New Roman"/>
              </w:rPr>
              <w:t xml:space="preserve">- Các IoT Platform và các service chạy ổn định </w:t>
            </w:r>
          </w:p>
          <w:p w14:paraId="56EBCA0B" w14:textId="77777777" w:rsidR="00932B88" w:rsidRDefault="00932B88" w:rsidP="005C664D">
            <w:pPr>
              <w:suppressAutoHyphens/>
              <w:jc w:val="both"/>
              <w:rPr>
                <w:rFonts w:ascii="Times New Roman" w:eastAsia="Calibri" w:hAnsi="Times New Roman" w:cs="Times New Roman"/>
                <w:lang w:val="vi-VN"/>
              </w:rPr>
            </w:pPr>
          </w:p>
        </w:tc>
      </w:tr>
    </w:tbl>
    <w:p w14:paraId="45C4E095" w14:textId="77777777" w:rsidR="009B6989" w:rsidRPr="00932B88" w:rsidRDefault="009B6989" w:rsidP="005C664D">
      <w:pPr>
        <w:pStyle w:val="Style1"/>
        <w:jc w:val="both"/>
      </w:pPr>
    </w:p>
    <w:p w14:paraId="67384190" w14:textId="74382347" w:rsidR="00AB2915" w:rsidRPr="00AB2915" w:rsidRDefault="00D66E7B" w:rsidP="00AB2915">
      <w:pPr>
        <w:pStyle w:val="Heading4"/>
        <w:jc w:val="both"/>
      </w:pPr>
      <w:proofErr w:type="gramStart"/>
      <w:r>
        <w:t>b</w:t>
      </w:r>
      <w:proofErr w:type="gramEnd"/>
      <w:r w:rsidR="00932B88">
        <w:t>,</w:t>
      </w:r>
      <w:r>
        <w:t xml:space="preserve"> UC02</w:t>
      </w:r>
    </w:p>
    <w:p w14:paraId="6E1A319A" w14:textId="77777777" w:rsidR="006B74D2" w:rsidRDefault="009B6989" w:rsidP="00DC743A">
      <w:pPr>
        <w:keepNext/>
        <w:jc w:val="center"/>
      </w:pPr>
      <w:r>
        <w:rPr>
          <w:noProof/>
          <w:lang w:eastAsia="en-US" w:bidi="ar-SA"/>
        </w:rPr>
        <w:drawing>
          <wp:inline distT="0" distB="0" distL="0" distR="0" wp14:anchorId="1149BD73" wp14:editId="54F58F09">
            <wp:extent cx="5019675" cy="12287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 thiet bi.png"/>
                    <pic:cNvPicPr/>
                  </pic:nvPicPr>
                  <pic:blipFill>
                    <a:blip r:embed="rId34">
                      <a:extLst>
                        <a:ext uri="{28A0092B-C50C-407E-A947-70E740481C1C}">
                          <a14:useLocalDpi xmlns:a14="http://schemas.microsoft.com/office/drawing/2010/main" val="0"/>
                        </a:ext>
                      </a:extLst>
                    </a:blip>
                    <a:stretch>
                      <a:fillRect/>
                    </a:stretch>
                  </pic:blipFill>
                  <pic:spPr>
                    <a:xfrm>
                      <a:off x="0" y="0"/>
                      <a:ext cx="5019675" cy="1228725"/>
                    </a:xfrm>
                    <a:prstGeom prst="rect">
                      <a:avLst/>
                    </a:prstGeom>
                  </pic:spPr>
                </pic:pic>
              </a:graphicData>
            </a:graphic>
          </wp:inline>
        </w:drawing>
      </w:r>
    </w:p>
    <w:p w14:paraId="7DEDDEF9" w14:textId="2ABA6D59" w:rsidR="00D66E7B" w:rsidRPr="00D66E7B" w:rsidRDefault="00D96386" w:rsidP="00DC743A">
      <w:pPr>
        <w:pStyle w:val="Caption"/>
        <w:jc w:val="center"/>
      </w:pPr>
      <w:bookmarkStart w:id="107" w:name="_Toc469902791"/>
      <w:bookmarkStart w:id="108" w:name="_Toc470105972"/>
      <w:bookmarkStart w:id="109" w:name="_Toc470201121"/>
      <w:proofErr w:type="gramStart"/>
      <w:r>
        <w:t>Hình</w:t>
      </w:r>
      <w:r w:rsidR="006B74D2">
        <w:t xml:space="preserve"> </w:t>
      </w:r>
      <w:fldSimple w:instr=" SEQ Figure \* ARABIC ">
        <w:r w:rsidR="00F045F1">
          <w:rPr>
            <w:noProof/>
          </w:rPr>
          <w:t>16</w:t>
        </w:r>
      </w:fldSimple>
      <w:r w:rsidR="006B74D2">
        <w:t>.</w:t>
      </w:r>
      <w:proofErr w:type="gramEnd"/>
      <w:r w:rsidR="006B74D2">
        <w:t xml:space="preserve"> Usecase </w:t>
      </w:r>
      <w:bookmarkEnd w:id="107"/>
      <w:r w:rsidR="00DC743A">
        <w:t>bật thiết bị trên giao diện</w:t>
      </w:r>
      <w:bookmarkEnd w:id="108"/>
      <w:bookmarkEnd w:id="109"/>
    </w:p>
    <w:p w14:paraId="298FE461" w14:textId="77777777" w:rsidR="00D66E7B" w:rsidRDefault="009B6989" w:rsidP="005C664D">
      <w:pPr>
        <w:jc w:val="both"/>
      </w:pPr>
      <w:r>
        <w:t>Mô tả tổng quan: Người dùng bấm vào công tắc trên giao diện điều khiển để bật thiết bị</w:t>
      </w:r>
    </w:p>
    <w:tbl>
      <w:tblPr>
        <w:tblW w:w="0" w:type="auto"/>
        <w:tblInd w:w="-152"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83" w:type="dxa"/>
        </w:tblCellMar>
        <w:tblLook w:val="04A0" w:firstRow="1" w:lastRow="0" w:firstColumn="1" w:lastColumn="0" w:noHBand="0" w:noVBand="1"/>
      </w:tblPr>
      <w:tblGrid>
        <w:gridCol w:w="2230"/>
        <w:gridCol w:w="2168"/>
        <w:gridCol w:w="613"/>
        <w:gridCol w:w="1453"/>
        <w:gridCol w:w="2666"/>
      </w:tblGrid>
      <w:tr w:rsidR="009B6989" w14:paraId="21860D52"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103922B3" w14:textId="77777777" w:rsidR="009B6989" w:rsidRDefault="00FD6C3D" w:rsidP="005C664D">
            <w:pPr>
              <w:suppressAutoHyphens/>
              <w:jc w:val="both"/>
              <w:rPr>
                <w:rFonts w:ascii="Times New Roman" w:eastAsia="Calibri" w:hAnsi="Times New Roman" w:cs="Times New Roman"/>
                <w:lang w:val="vi-VN"/>
              </w:rPr>
            </w:pPr>
            <w:r>
              <w:rPr>
                <w:rFonts w:ascii="Times New Roman" w:hAnsi="Times New Roman"/>
                <w:lang w:val="vi-VN"/>
              </w:rPr>
              <w:t>Mã Use Case</w:t>
            </w:r>
            <w:r w:rsidR="009B6989">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14:paraId="7AF4EF1C" w14:textId="77777777" w:rsidR="009B6989" w:rsidRPr="009B6989" w:rsidRDefault="009B6989" w:rsidP="005C664D">
            <w:pPr>
              <w:suppressAutoHyphens/>
              <w:jc w:val="both"/>
              <w:rPr>
                <w:rFonts w:ascii="Times New Roman" w:eastAsia="Calibri" w:hAnsi="Times New Roman" w:cs="Times New Roman"/>
              </w:rPr>
            </w:pPr>
            <w:r>
              <w:rPr>
                <w:rFonts w:ascii="Times New Roman" w:hAnsi="Times New Roman"/>
                <w:lang w:val="vi-VN"/>
              </w:rPr>
              <w:t>UC</w:t>
            </w:r>
            <w:r>
              <w:rPr>
                <w:rFonts w:ascii="Times New Roman" w:hAnsi="Times New Roman"/>
              </w:rPr>
              <w:t>02</w:t>
            </w:r>
          </w:p>
        </w:tc>
      </w:tr>
      <w:tr w:rsidR="009B6989" w14:paraId="6BFDF5DB"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2EB9B7EA" w14:textId="77777777" w:rsidR="009B6989" w:rsidRDefault="00FD6C3D" w:rsidP="005C664D">
            <w:pPr>
              <w:suppressAutoHyphens/>
              <w:jc w:val="both"/>
              <w:rPr>
                <w:rFonts w:ascii="Times New Roman" w:eastAsia="Calibri" w:hAnsi="Times New Roman" w:cs="Times New Roman"/>
                <w:lang w:val="vi-VN"/>
              </w:rPr>
            </w:pPr>
            <w:r>
              <w:rPr>
                <w:rFonts w:ascii="Times New Roman" w:hAnsi="Times New Roman"/>
                <w:lang w:val="vi-VN"/>
              </w:rPr>
              <w:t>Tên Use Case</w:t>
            </w:r>
            <w:r w:rsidR="009B6989">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14:paraId="25D15D88" w14:textId="77777777" w:rsidR="009B6989" w:rsidRDefault="009B6989" w:rsidP="005C664D">
            <w:pPr>
              <w:suppressAutoHyphens/>
              <w:jc w:val="both"/>
              <w:rPr>
                <w:rFonts w:ascii="Times New Roman" w:eastAsia="Calibri" w:hAnsi="Times New Roman" w:cs="Times New Roman"/>
                <w:lang w:val="vi-VN"/>
              </w:rPr>
            </w:pPr>
            <w:r>
              <w:t>Bật các thiết bị trên giao diện</w:t>
            </w:r>
          </w:p>
        </w:tc>
      </w:tr>
      <w:tr w:rsidR="009B6989" w14:paraId="7E5C99B2"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08CDCF65" w14:textId="77777777" w:rsidR="009B6989" w:rsidRDefault="00FD6C3D" w:rsidP="005C664D">
            <w:pPr>
              <w:suppressAutoHyphens/>
              <w:jc w:val="both"/>
              <w:rPr>
                <w:rFonts w:ascii="Times New Roman" w:eastAsia="Calibri" w:hAnsi="Times New Roman" w:cs="Times New Roman"/>
                <w:lang w:val="vi-VN"/>
              </w:rPr>
            </w:pPr>
            <w:r>
              <w:rPr>
                <w:rFonts w:ascii="Times New Roman" w:hAnsi="Times New Roman"/>
                <w:lang w:val="vi-VN"/>
              </w:rPr>
              <w:t>Người tạo</w:t>
            </w:r>
            <w:r w:rsidR="009B6989">
              <w:rPr>
                <w:rFonts w:ascii="Times New Roman" w:hAnsi="Times New Roman"/>
                <w:lang w:val="vi-VN"/>
              </w:rPr>
              <w:t>:</w:t>
            </w:r>
          </w:p>
        </w:tc>
        <w:tc>
          <w:tcPr>
            <w:tcW w:w="2269" w:type="dxa"/>
            <w:tcBorders>
              <w:top w:val="single" w:sz="4" w:space="0" w:color="000001"/>
              <w:left w:val="single" w:sz="4" w:space="0" w:color="000001"/>
              <w:bottom w:val="single" w:sz="4" w:space="0" w:color="000001"/>
              <w:right w:val="single" w:sz="4" w:space="0" w:color="000001"/>
            </w:tcBorders>
            <w:shd w:val="clear" w:color="auto" w:fill="FFFFFF"/>
            <w:hideMark/>
          </w:tcPr>
          <w:p w14:paraId="5A99FA7B" w14:textId="77777777" w:rsidR="009B6989" w:rsidRPr="00932B88" w:rsidRDefault="009B6989" w:rsidP="005C664D">
            <w:pPr>
              <w:suppressAutoHyphens/>
              <w:jc w:val="both"/>
              <w:rPr>
                <w:rFonts w:ascii="Times New Roman" w:eastAsia="Calibri" w:hAnsi="Times New Roman" w:cs="Times New Roman"/>
              </w:rPr>
            </w:pPr>
            <w:r>
              <w:rPr>
                <w:rFonts w:ascii="Times New Roman" w:hAnsi="Times New Roman"/>
              </w:rPr>
              <w:t>Bùi Ngọc Luân</w:t>
            </w:r>
          </w:p>
        </w:tc>
        <w:tc>
          <w:tcPr>
            <w:tcW w:w="2179"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14:paraId="602B21A4" w14:textId="77777777" w:rsidR="009B6989" w:rsidRDefault="009B6989" w:rsidP="005C664D">
            <w:pPr>
              <w:suppressAutoHyphens/>
              <w:jc w:val="both"/>
              <w:rPr>
                <w:rFonts w:ascii="Times New Roman" w:eastAsia="Calibri" w:hAnsi="Times New Roman" w:cs="Times New Roman"/>
                <w:lang w:val="vi-VN"/>
              </w:rPr>
            </w:pPr>
            <w:r>
              <w:rPr>
                <w:rFonts w:ascii="Times New Roman" w:hAnsi="Times New Roman"/>
                <w:lang w:val="vi-VN"/>
              </w:rPr>
              <w:t>Last Updated By:</w:t>
            </w:r>
          </w:p>
        </w:tc>
        <w:tc>
          <w:tcPr>
            <w:tcW w:w="2824" w:type="dxa"/>
            <w:tcBorders>
              <w:top w:val="single" w:sz="4" w:space="0" w:color="000001"/>
              <w:left w:val="single" w:sz="4" w:space="0" w:color="000001"/>
              <w:bottom w:val="single" w:sz="4" w:space="0" w:color="000001"/>
              <w:right w:val="single" w:sz="4" w:space="0" w:color="000001"/>
            </w:tcBorders>
            <w:shd w:val="clear" w:color="auto" w:fill="FFFFFF"/>
            <w:hideMark/>
          </w:tcPr>
          <w:p w14:paraId="71B66C10" w14:textId="77777777" w:rsidR="009B6989" w:rsidRPr="00932B88" w:rsidRDefault="009B6989" w:rsidP="005C664D">
            <w:pPr>
              <w:suppressAutoHyphens/>
              <w:jc w:val="both"/>
              <w:rPr>
                <w:rFonts w:ascii="Times New Roman" w:eastAsia="Calibri" w:hAnsi="Times New Roman" w:cs="Times New Roman"/>
              </w:rPr>
            </w:pPr>
            <w:r>
              <w:rPr>
                <w:rFonts w:ascii="Times New Roman" w:hAnsi="Times New Roman"/>
              </w:rPr>
              <w:t>Bùi Ngọc Luân</w:t>
            </w:r>
          </w:p>
        </w:tc>
      </w:tr>
      <w:tr w:rsidR="009B6989" w14:paraId="21C6305F" w14:textId="77777777" w:rsidTr="00F93402">
        <w:trPr>
          <w:trHeight w:val="417"/>
        </w:trPr>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4181337B" w14:textId="77777777" w:rsidR="009B6989" w:rsidRDefault="009B6989" w:rsidP="005C664D">
            <w:pPr>
              <w:suppressAutoHyphens/>
              <w:jc w:val="both"/>
              <w:rPr>
                <w:rFonts w:ascii="Times New Roman" w:eastAsia="Calibri" w:hAnsi="Times New Roman" w:cs="Times New Roman"/>
                <w:lang w:val="vi-VN"/>
              </w:rPr>
            </w:pPr>
            <w:r>
              <w:rPr>
                <w:rFonts w:ascii="Times New Roman" w:hAnsi="Times New Roman"/>
                <w:lang w:val="vi-VN"/>
              </w:rPr>
              <w:t>Date Created:</w:t>
            </w:r>
          </w:p>
        </w:tc>
        <w:tc>
          <w:tcPr>
            <w:tcW w:w="2269" w:type="dxa"/>
            <w:tcBorders>
              <w:top w:val="single" w:sz="4" w:space="0" w:color="000001"/>
              <w:left w:val="single" w:sz="4" w:space="0" w:color="000001"/>
              <w:bottom w:val="single" w:sz="4" w:space="0" w:color="000001"/>
              <w:right w:val="single" w:sz="4" w:space="0" w:color="000001"/>
            </w:tcBorders>
            <w:shd w:val="clear" w:color="auto" w:fill="FFFFFF"/>
            <w:hideMark/>
          </w:tcPr>
          <w:p w14:paraId="14A0CC3B" w14:textId="77777777" w:rsidR="009B6989" w:rsidRPr="00932B88" w:rsidRDefault="009B6989" w:rsidP="005C664D">
            <w:pPr>
              <w:suppressAutoHyphens/>
              <w:jc w:val="both"/>
              <w:rPr>
                <w:rFonts w:ascii="Times New Roman" w:eastAsia="Calibri" w:hAnsi="Times New Roman" w:cs="Times New Roman"/>
              </w:rPr>
            </w:pPr>
            <w:r>
              <w:rPr>
                <w:rFonts w:ascii="Times New Roman" w:eastAsia="Calibri" w:hAnsi="Times New Roman" w:cs="Times New Roman"/>
              </w:rPr>
              <w:t>10/12/2016</w:t>
            </w:r>
          </w:p>
        </w:tc>
        <w:tc>
          <w:tcPr>
            <w:tcW w:w="2179"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14:paraId="77C79F0A" w14:textId="77777777" w:rsidR="009B6989" w:rsidRDefault="009B6989" w:rsidP="005C664D">
            <w:pPr>
              <w:suppressAutoHyphens/>
              <w:jc w:val="both"/>
              <w:rPr>
                <w:rFonts w:ascii="Times New Roman" w:eastAsia="Calibri" w:hAnsi="Times New Roman" w:cs="Times New Roman"/>
                <w:lang w:val="vi-VN"/>
              </w:rPr>
            </w:pPr>
            <w:r>
              <w:rPr>
                <w:rFonts w:ascii="Times New Roman" w:hAnsi="Times New Roman"/>
                <w:lang w:val="vi-VN"/>
              </w:rPr>
              <w:t>Date Last Updated:</w:t>
            </w:r>
          </w:p>
        </w:tc>
        <w:tc>
          <w:tcPr>
            <w:tcW w:w="2824" w:type="dxa"/>
            <w:tcBorders>
              <w:top w:val="single" w:sz="4" w:space="0" w:color="000001"/>
              <w:left w:val="single" w:sz="4" w:space="0" w:color="000001"/>
              <w:bottom w:val="single" w:sz="4" w:space="0" w:color="000001"/>
              <w:right w:val="single" w:sz="4" w:space="0" w:color="000001"/>
            </w:tcBorders>
            <w:shd w:val="clear" w:color="auto" w:fill="FFFFFF"/>
            <w:hideMark/>
          </w:tcPr>
          <w:p w14:paraId="402D37E5" w14:textId="77777777" w:rsidR="009B6989" w:rsidRPr="00932B88" w:rsidRDefault="009B6989" w:rsidP="005C664D">
            <w:pPr>
              <w:suppressAutoHyphens/>
              <w:jc w:val="both"/>
              <w:rPr>
                <w:rFonts w:ascii="Times New Roman" w:eastAsia="Calibri" w:hAnsi="Times New Roman" w:cs="Times New Roman"/>
              </w:rPr>
            </w:pPr>
            <w:r>
              <w:rPr>
                <w:rFonts w:ascii="Times New Roman" w:hAnsi="Times New Roman"/>
              </w:rPr>
              <w:t>10/12/2016</w:t>
            </w:r>
          </w:p>
        </w:tc>
      </w:tr>
      <w:tr w:rsidR="009B6989" w14:paraId="4C7D75BD" w14:textId="77777777" w:rsidTr="00F93402">
        <w:trPr>
          <w:trHeight w:val="417"/>
        </w:trPr>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4B3A80BB" w14:textId="77777777" w:rsidR="009B6989" w:rsidRDefault="00FD6C3D" w:rsidP="005C664D">
            <w:pPr>
              <w:suppressAutoHyphens/>
              <w:jc w:val="both"/>
              <w:rPr>
                <w:rFonts w:ascii="Times New Roman" w:eastAsia="Calibri" w:hAnsi="Times New Roman" w:cs="Times New Roman"/>
                <w:lang w:val="vi-VN"/>
              </w:rPr>
            </w:pPr>
            <w:r>
              <w:rPr>
                <w:rFonts w:ascii="Times New Roman" w:hAnsi="Times New Roman"/>
                <w:lang w:val="vi-VN"/>
              </w:rPr>
              <w:t>Tác nhân</w:t>
            </w:r>
            <w:r w:rsidR="009B6989">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14:paraId="1E696612" w14:textId="77777777" w:rsidR="009B6989" w:rsidRPr="00932B88" w:rsidRDefault="009B6989" w:rsidP="005C664D">
            <w:pPr>
              <w:suppressAutoHyphens/>
              <w:jc w:val="both"/>
              <w:rPr>
                <w:rFonts w:ascii="Times New Roman" w:eastAsia="Calibri" w:hAnsi="Times New Roman" w:cs="Times New Roman"/>
              </w:rPr>
            </w:pPr>
            <w:r>
              <w:rPr>
                <w:rFonts w:ascii="Times New Roman" w:hAnsi="Times New Roman"/>
              </w:rPr>
              <w:t>Người dùng cuối</w:t>
            </w:r>
          </w:p>
        </w:tc>
      </w:tr>
      <w:tr w:rsidR="009B6989" w14:paraId="726AD457"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041AAC28" w14:textId="77777777" w:rsidR="009B6989" w:rsidRDefault="00FD6C3D" w:rsidP="005C664D">
            <w:pPr>
              <w:suppressAutoHyphens/>
              <w:jc w:val="both"/>
              <w:rPr>
                <w:rFonts w:ascii="Times New Roman" w:eastAsia="Calibri" w:hAnsi="Times New Roman" w:cs="Times New Roman"/>
                <w:lang w:val="vi-VN"/>
              </w:rPr>
            </w:pPr>
            <w:r>
              <w:rPr>
                <w:rFonts w:ascii="Times New Roman" w:hAnsi="Times New Roman"/>
                <w:lang w:val="vi-VN"/>
              </w:rPr>
              <w:t>Tác nhân</w:t>
            </w:r>
            <w:r w:rsidR="009B6989">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0E4B1B81" w14:textId="77777777" w:rsidR="009B6989" w:rsidRPr="00932B88" w:rsidRDefault="009B6989" w:rsidP="005C664D">
            <w:pPr>
              <w:jc w:val="both"/>
              <w:rPr>
                <w:rFonts w:ascii="Times New Roman" w:eastAsia="Calibri" w:hAnsi="Times New Roman" w:cs="Times New Roman"/>
              </w:rPr>
            </w:pPr>
            <w:r>
              <w:rPr>
                <w:rFonts w:ascii="Times New Roman" w:eastAsia="Calibri" w:hAnsi="Times New Roman" w:cs="Times New Roman"/>
              </w:rPr>
              <w:t xml:space="preserve">Người dùng </w:t>
            </w:r>
            <w:r w:rsidR="00E73E33">
              <w:rPr>
                <w:rFonts w:ascii="Times New Roman" w:eastAsia="Calibri" w:hAnsi="Times New Roman" w:cs="Times New Roman"/>
              </w:rPr>
              <w:t xml:space="preserve"> </w:t>
            </w:r>
            <w:r>
              <w:rPr>
                <w:rFonts w:ascii="Times New Roman" w:eastAsia="Calibri" w:hAnsi="Times New Roman" w:cs="Times New Roman"/>
              </w:rPr>
              <w:t>bật thiết bị</w:t>
            </w:r>
            <w:r w:rsidR="00E73E33">
              <w:rPr>
                <w:rFonts w:ascii="Times New Roman" w:eastAsia="Calibri" w:hAnsi="Times New Roman" w:cs="Times New Roman"/>
              </w:rPr>
              <w:t xml:space="preserve"> từ giao diện</w:t>
            </w:r>
          </w:p>
        </w:tc>
      </w:tr>
      <w:tr w:rsidR="009B6989" w14:paraId="17FD4AC0"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0760FB74" w14:textId="77777777" w:rsidR="009B6989" w:rsidRDefault="009B6989" w:rsidP="005C664D">
            <w:pPr>
              <w:suppressAutoHyphens/>
              <w:jc w:val="both"/>
              <w:rPr>
                <w:rFonts w:ascii="Times New Roman" w:eastAsia="Calibri" w:hAnsi="Times New Roman" w:cs="Times New Roman"/>
                <w:lang w:val="vi-VN"/>
              </w:rPr>
            </w:pPr>
            <w:r>
              <w:rPr>
                <w:rFonts w:ascii="Times New Roman" w:hAnsi="Times New Roman"/>
                <w:lang w:val="vi-VN"/>
              </w:rPr>
              <w:t>Trigger:</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2E9B4FB5" w14:textId="77777777" w:rsidR="009B6989" w:rsidRPr="00E73E33" w:rsidRDefault="009B6989" w:rsidP="005C664D">
            <w:pPr>
              <w:jc w:val="both"/>
              <w:rPr>
                <w:rFonts w:ascii="Times New Roman" w:hAnsi="Times New Roman"/>
              </w:rPr>
            </w:pPr>
            <w:r>
              <w:rPr>
                <w:rFonts w:ascii="Times New Roman" w:hAnsi="Times New Roman"/>
                <w:lang w:val="vi-VN"/>
              </w:rPr>
              <w:t xml:space="preserve">1. </w:t>
            </w:r>
            <w:r w:rsidR="00E73E33">
              <w:rPr>
                <w:rFonts w:ascii="Times New Roman" w:hAnsi="Times New Roman"/>
              </w:rPr>
              <w:t>Người dùng bấm vào công tắc của thiết bị đang tắt để bật thiết bị</w:t>
            </w:r>
          </w:p>
          <w:p w14:paraId="174D9FEF" w14:textId="77777777" w:rsidR="009B6989" w:rsidRDefault="009B6989" w:rsidP="005C664D">
            <w:pPr>
              <w:suppressAutoHyphens/>
              <w:jc w:val="both"/>
              <w:rPr>
                <w:rFonts w:ascii="Times New Roman" w:eastAsia="Calibri" w:hAnsi="Times New Roman" w:cs="Times New Roman"/>
                <w:lang w:val="vi-VN"/>
              </w:rPr>
            </w:pPr>
          </w:p>
        </w:tc>
      </w:tr>
      <w:tr w:rsidR="009B6989" w14:paraId="26013182"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6B2960B1" w14:textId="77777777" w:rsidR="009B6989" w:rsidRDefault="00FD6C3D" w:rsidP="005C664D">
            <w:pPr>
              <w:suppressAutoHyphens/>
              <w:jc w:val="both"/>
              <w:rPr>
                <w:rFonts w:ascii="Times New Roman" w:eastAsia="Calibri" w:hAnsi="Times New Roman" w:cs="Times New Roman"/>
                <w:lang w:val="vi-VN"/>
              </w:rPr>
            </w:pPr>
            <w:r>
              <w:rPr>
                <w:rFonts w:ascii="Times New Roman" w:hAnsi="Times New Roman"/>
                <w:lang w:val="vi-VN"/>
              </w:rPr>
              <w:t>Điều kiện tiên quyết</w:t>
            </w:r>
            <w:r w:rsidR="009B6989">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2D6F684E" w14:textId="77777777" w:rsidR="009B6989" w:rsidRPr="00EB2F67" w:rsidRDefault="00EB2F67" w:rsidP="005C664D">
            <w:pPr>
              <w:jc w:val="both"/>
              <w:rPr>
                <w:rFonts w:ascii="Times New Roman" w:eastAsia="Calibri" w:hAnsi="Times New Roman" w:cs="Times New Roman"/>
              </w:rPr>
            </w:pPr>
            <w:r>
              <w:rPr>
                <w:rFonts w:ascii="Times New Roman" w:eastAsia="Calibri" w:hAnsi="Times New Roman" w:cs="Times New Roman"/>
              </w:rPr>
              <w:t>1, Người dùng đang ở trang chủ</w:t>
            </w:r>
          </w:p>
        </w:tc>
      </w:tr>
      <w:tr w:rsidR="009B6989" w14:paraId="79A9B38D"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16D51269" w14:textId="77777777" w:rsidR="009B6989" w:rsidRDefault="00FD6C3D" w:rsidP="005C664D">
            <w:pPr>
              <w:suppressAutoHyphens/>
              <w:jc w:val="both"/>
              <w:rPr>
                <w:rFonts w:ascii="Times New Roman" w:eastAsia="Calibri" w:hAnsi="Times New Roman" w:cs="Times New Roman"/>
                <w:lang w:val="vi-VN"/>
              </w:rPr>
            </w:pPr>
            <w:r>
              <w:rPr>
                <w:rFonts w:ascii="Times New Roman" w:hAnsi="Times New Roman"/>
                <w:lang w:val="vi-VN"/>
              </w:rPr>
              <w:t>Điều kiện sau</w:t>
            </w:r>
            <w:r w:rsidR="009B6989">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072FF2E1" w14:textId="77777777" w:rsidR="009B6989" w:rsidRPr="00001168" w:rsidRDefault="009B6989" w:rsidP="005C664D">
            <w:pPr>
              <w:jc w:val="both"/>
              <w:rPr>
                <w:rFonts w:ascii="Times New Roman" w:eastAsia="Calibri" w:hAnsi="Times New Roman" w:cs="Times New Roman"/>
              </w:rPr>
            </w:pPr>
            <w:r>
              <w:rPr>
                <w:rFonts w:ascii="Times New Roman" w:eastAsia="Calibri" w:hAnsi="Times New Roman" w:cs="Times New Roman"/>
              </w:rPr>
              <w:t>1.</w:t>
            </w:r>
            <w:r w:rsidR="00EB2F67">
              <w:rPr>
                <w:rFonts w:ascii="Times New Roman" w:eastAsia="Calibri" w:hAnsi="Times New Roman" w:cs="Times New Roman"/>
              </w:rPr>
              <w:t xml:space="preserve"> Nếu thành công thiết bị sẽ được bật lên, nếu không thành công thì trạng thái của thiết bị sẽ trở về </w:t>
            </w:r>
            <w:r w:rsidR="00EB2F67">
              <w:rPr>
                <w:rFonts w:ascii="Times New Roman" w:eastAsia="Calibri" w:hAnsi="Times New Roman" w:cs="Times New Roman"/>
                <w:b/>
              </w:rPr>
              <w:t>OFF</w:t>
            </w:r>
          </w:p>
          <w:p w14:paraId="55856612" w14:textId="77777777" w:rsidR="009B6989" w:rsidRDefault="009B6989" w:rsidP="005C664D">
            <w:pPr>
              <w:suppressAutoHyphens/>
              <w:jc w:val="both"/>
              <w:rPr>
                <w:rFonts w:ascii="Times New Roman" w:eastAsia="Calibri" w:hAnsi="Times New Roman" w:cs="Times New Roman"/>
                <w:lang w:val="vi-VN"/>
              </w:rPr>
            </w:pPr>
          </w:p>
        </w:tc>
      </w:tr>
      <w:tr w:rsidR="009B6989" w14:paraId="5532BE86" w14:textId="77777777" w:rsidTr="00F93402">
        <w:tc>
          <w:tcPr>
            <w:tcW w:w="2367"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14:paraId="7E5A2174" w14:textId="77777777" w:rsidR="009B6989" w:rsidRDefault="00FD6C3D" w:rsidP="005C664D">
            <w:pPr>
              <w:suppressAutoHyphens/>
              <w:jc w:val="both"/>
              <w:rPr>
                <w:rFonts w:ascii="Times New Roman" w:eastAsia="Calibri" w:hAnsi="Times New Roman" w:cs="Times New Roman"/>
                <w:lang w:val="vi-VN"/>
              </w:rPr>
            </w:pPr>
            <w:r>
              <w:rPr>
                <w:rFonts w:ascii="Times New Roman" w:hAnsi="Times New Roman"/>
                <w:lang w:val="vi-VN"/>
              </w:rPr>
              <w:t>Thao tác chính</w:t>
            </w:r>
            <w:r w:rsidR="009B6989">
              <w:rPr>
                <w:rFonts w:ascii="Times New Roman" w:hAnsi="Times New Roman"/>
                <w:lang w:val="vi-VN"/>
              </w:rPr>
              <w:t>:</w:t>
            </w: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62C25B72" w14:textId="77777777" w:rsidR="009B6989" w:rsidRDefault="009B6989" w:rsidP="005C664D">
            <w:pPr>
              <w:suppressAutoHyphens/>
              <w:jc w:val="both"/>
              <w:rPr>
                <w:rFonts w:ascii="Times New Roman" w:eastAsia="Calibri" w:hAnsi="Times New Roman" w:cs="Times New Roman"/>
                <w:lang w:val="vi-VN"/>
              </w:rPr>
            </w:pPr>
            <w:r>
              <w:rPr>
                <w:rFonts w:ascii="Times New Roman" w:hAnsi="Times New Roman"/>
                <w:lang w:val="vi-VN"/>
              </w:rPr>
              <w:t>Người Dùng</w:t>
            </w: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553B0B71" w14:textId="77777777" w:rsidR="009B6989" w:rsidRDefault="009B6989" w:rsidP="005C664D">
            <w:pPr>
              <w:suppressAutoHyphens/>
              <w:jc w:val="both"/>
              <w:rPr>
                <w:rFonts w:ascii="Times New Roman" w:eastAsia="Calibri" w:hAnsi="Times New Roman" w:cs="Times New Roman"/>
                <w:lang w:val="vi-VN"/>
              </w:rPr>
            </w:pPr>
            <w:r>
              <w:rPr>
                <w:rFonts w:ascii="Times New Roman" w:hAnsi="Times New Roman"/>
                <w:lang w:val="vi-VN"/>
              </w:rPr>
              <w:t>Hệ Thống</w:t>
            </w:r>
          </w:p>
        </w:tc>
      </w:tr>
      <w:tr w:rsidR="009B6989" w14:paraId="2F2D12CA" w14:textId="77777777" w:rsidTr="00F93402">
        <w:tc>
          <w:tcPr>
            <w:tcW w:w="0" w:type="auto"/>
            <w:vMerge/>
            <w:tcBorders>
              <w:top w:val="single" w:sz="4" w:space="0" w:color="000001"/>
              <w:left w:val="single" w:sz="4" w:space="0" w:color="000001"/>
              <w:bottom w:val="single" w:sz="4" w:space="0" w:color="000001"/>
              <w:right w:val="single" w:sz="4" w:space="0" w:color="000001"/>
            </w:tcBorders>
            <w:vAlign w:val="center"/>
            <w:hideMark/>
          </w:tcPr>
          <w:p w14:paraId="16C3F7AB" w14:textId="77777777" w:rsidR="009B6989" w:rsidRDefault="009B6989" w:rsidP="005C664D">
            <w:pPr>
              <w:jc w:val="both"/>
              <w:rPr>
                <w:rFonts w:ascii="Times New Roman" w:eastAsia="Calibri" w:hAnsi="Times New Roman" w:cs="Times New Roman"/>
                <w:lang w:val="vi-VN"/>
              </w:rPr>
            </w:pP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tcPr>
          <w:p w14:paraId="77011E8E" w14:textId="77777777" w:rsidR="009B6989" w:rsidRPr="00001168" w:rsidRDefault="009B6989" w:rsidP="005C664D">
            <w:pPr>
              <w:jc w:val="both"/>
              <w:rPr>
                <w:rFonts w:ascii="Times New Roman" w:eastAsia="Calibri" w:hAnsi="Times New Roman" w:cs="Times New Roman"/>
              </w:rPr>
            </w:pPr>
            <w:r>
              <w:rPr>
                <w:rFonts w:ascii="Times New Roman" w:hAnsi="Times New Roman"/>
              </w:rPr>
              <w:t xml:space="preserve">1. </w:t>
            </w:r>
            <w:r w:rsidR="00EB2F67">
              <w:rPr>
                <w:rFonts w:ascii="Times New Roman" w:hAnsi="Times New Roman"/>
              </w:rPr>
              <w:t>Bấm vào công tắc ở thiết bị đang tắt</w:t>
            </w: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00FE19B6" w14:textId="77777777" w:rsidR="009B6989" w:rsidRPr="00001168" w:rsidRDefault="009B6989" w:rsidP="005C664D">
            <w:pPr>
              <w:jc w:val="both"/>
              <w:rPr>
                <w:rFonts w:ascii="Times New Roman" w:eastAsia="Calibri" w:hAnsi="Times New Roman" w:cs="Times New Roman"/>
              </w:rPr>
            </w:pPr>
            <w:r>
              <w:rPr>
                <w:rFonts w:ascii="Times New Roman" w:hAnsi="Times New Roman"/>
              </w:rPr>
              <w:t xml:space="preserve">1. </w:t>
            </w:r>
            <w:r w:rsidR="00EB2F67">
              <w:rPr>
                <w:rFonts w:ascii="Times New Roman" w:hAnsi="Times New Roman"/>
              </w:rPr>
              <w:t>Thực hiện bật thiết bị, nếu thành công thì thiết bị sẽ bật lên, không thành công thì trạng thái của thiết bị vẫn giữ nguyên.</w:t>
            </w:r>
          </w:p>
        </w:tc>
      </w:tr>
      <w:tr w:rsidR="009B6989" w14:paraId="36684B7B" w14:textId="77777777" w:rsidTr="00F93402">
        <w:tc>
          <w:tcPr>
            <w:tcW w:w="2367"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14:paraId="6F36A7A6" w14:textId="77777777" w:rsidR="009B6989" w:rsidRDefault="00FD6C3D" w:rsidP="005C664D">
            <w:pPr>
              <w:suppressAutoHyphens/>
              <w:jc w:val="both"/>
              <w:rPr>
                <w:rFonts w:ascii="Times New Roman" w:eastAsia="Calibri" w:hAnsi="Times New Roman" w:cs="Times New Roman"/>
                <w:lang w:val="vi-VN"/>
              </w:rPr>
            </w:pPr>
            <w:r>
              <w:rPr>
                <w:rFonts w:ascii="Times New Roman" w:hAnsi="Times New Roman"/>
                <w:lang w:val="vi-VN"/>
              </w:rPr>
              <w:t>Thao tác khác</w:t>
            </w:r>
            <w:r w:rsidR="009B6989">
              <w:rPr>
                <w:rFonts w:ascii="Times New Roman" w:hAnsi="Times New Roman"/>
                <w:lang w:val="vi-VN"/>
              </w:rPr>
              <w:t>:</w:t>
            </w: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1ECA6F99" w14:textId="77777777" w:rsidR="009B6989" w:rsidRDefault="009B6989" w:rsidP="005C664D">
            <w:pPr>
              <w:suppressAutoHyphens/>
              <w:jc w:val="both"/>
              <w:rPr>
                <w:rFonts w:ascii="Times New Roman" w:eastAsia="Calibri" w:hAnsi="Times New Roman" w:cs="Times New Roman"/>
                <w:lang w:val="vi-VN"/>
              </w:rPr>
            </w:pPr>
            <w:r>
              <w:rPr>
                <w:rFonts w:ascii="Times New Roman" w:hAnsi="Times New Roman"/>
                <w:lang w:val="vi-VN"/>
              </w:rPr>
              <w:t>Người Dùng</w:t>
            </w: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57280C2F" w14:textId="77777777" w:rsidR="009B6989" w:rsidRDefault="009B6989" w:rsidP="005C664D">
            <w:pPr>
              <w:suppressAutoHyphens/>
              <w:jc w:val="both"/>
              <w:rPr>
                <w:rFonts w:ascii="Times New Roman" w:eastAsia="Calibri" w:hAnsi="Times New Roman" w:cs="Times New Roman"/>
                <w:lang w:val="vi-VN"/>
              </w:rPr>
            </w:pPr>
            <w:r>
              <w:rPr>
                <w:rFonts w:ascii="Times New Roman" w:hAnsi="Times New Roman"/>
                <w:lang w:val="vi-VN"/>
              </w:rPr>
              <w:t>Hệ Thống</w:t>
            </w:r>
          </w:p>
        </w:tc>
      </w:tr>
      <w:tr w:rsidR="009B6989" w14:paraId="266612C4" w14:textId="77777777" w:rsidTr="00F93402">
        <w:tc>
          <w:tcPr>
            <w:tcW w:w="0" w:type="auto"/>
            <w:vMerge/>
            <w:tcBorders>
              <w:top w:val="single" w:sz="4" w:space="0" w:color="000001"/>
              <w:left w:val="single" w:sz="4" w:space="0" w:color="000001"/>
              <w:bottom w:val="single" w:sz="4" w:space="0" w:color="000001"/>
              <w:right w:val="single" w:sz="4" w:space="0" w:color="000001"/>
            </w:tcBorders>
            <w:vAlign w:val="center"/>
            <w:hideMark/>
          </w:tcPr>
          <w:p w14:paraId="5A247072" w14:textId="77777777" w:rsidR="009B6989" w:rsidRDefault="009B6989" w:rsidP="005C664D">
            <w:pPr>
              <w:jc w:val="both"/>
              <w:rPr>
                <w:rFonts w:ascii="Times New Roman" w:eastAsia="Calibri" w:hAnsi="Times New Roman" w:cs="Times New Roman"/>
                <w:lang w:val="vi-VN"/>
              </w:rPr>
            </w:pP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42FA992F" w14:textId="77777777" w:rsidR="009B6989" w:rsidRDefault="009B6989" w:rsidP="005C664D">
            <w:pPr>
              <w:jc w:val="both"/>
              <w:rPr>
                <w:rFonts w:ascii="Times New Roman" w:eastAsia="Calibri" w:hAnsi="Times New Roman" w:cs="Times New Roman"/>
                <w:lang w:val="vi-VN"/>
              </w:rPr>
            </w:pP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tcPr>
          <w:p w14:paraId="22D37CC3" w14:textId="77777777" w:rsidR="009B6989" w:rsidRDefault="009B6989" w:rsidP="005C664D">
            <w:pPr>
              <w:jc w:val="both"/>
              <w:rPr>
                <w:rFonts w:ascii="Times New Roman" w:eastAsia="Calibri" w:hAnsi="Times New Roman" w:cs="Times New Roman"/>
                <w:lang w:val="vi-VN"/>
              </w:rPr>
            </w:pPr>
          </w:p>
        </w:tc>
      </w:tr>
      <w:tr w:rsidR="009B6989" w14:paraId="4327F4C2"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34EABF72" w14:textId="77777777" w:rsidR="009B6989" w:rsidRDefault="00FD6C3D" w:rsidP="005C664D">
            <w:pPr>
              <w:suppressAutoHyphens/>
              <w:jc w:val="both"/>
              <w:rPr>
                <w:rFonts w:ascii="Times New Roman" w:eastAsia="Calibri" w:hAnsi="Times New Roman" w:cs="Times New Roman"/>
                <w:lang w:val="vi-VN"/>
              </w:rPr>
            </w:pPr>
            <w:r>
              <w:rPr>
                <w:rFonts w:ascii="Times New Roman" w:hAnsi="Times New Roman"/>
                <w:lang w:val="vi-VN"/>
              </w:rPr>
              <w:t>Ngoại lệ</w:t>
            </w:r>
            <w:r>
              <w:rPr>
                <w:rFonts w:ascii="Times New Roman" w:hAnsi="Times New Roman"/>
              </w:rPr>
              <w:t xml:space="preserve"> </w:t>
            </w:r>
            <w:r w:rsidR="009B6989">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2CBF54E1" w14:textId="77777777" w:rsidR="009B6989" w:rsidRDefault="009B6989" w:rsidP="005C664D">
            <w:pPr>
              <w:suppressAutoHyphens/>
              <w:jc w:val="both"/>
              <w:rPr>
                <w:rFonts w:ascii="Times New Roman" w:eastAsia="Calibri" w:hAnsi="Times New Roman" w:cs="Times New Roman"/>
                <w:lang w:val="vi-VN"/>
              </w:rPr>
            </w:pPr>
          </w:p>
        </w:tc>
      </w:tr>
      <w:tr w:rsidR="009B6989" w14:paraId="0B3C0EC2"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6EE59914" w14:textId="77777777" w:rsidR="009B6989" w:rsidRDefault="00FD6C3D" w:rsidP="005C664D">
            <w:pPr>
              <w:suppressAutoHyphens/>
              <w:jc w:val="both"/>
              <w:rPr>
                <w:rFonts w:ascii="Times New Roman" w:eastAsia="Calibri" w:hAnsi="Times New Roman" w:cs="Times New Roman"/>
                <w:lang w:val="vi-VN"/>
              </w:rPr>
            </w:pPr>
            <w:r>
              <w:rPr>
                <w:rFonts w:ascii="Times New Roman" w:hAnsi="Times New Roman"/>
                <w:lang w:val="vi-VN"/>
              </w:rPr>
              <w:t>Yêu cầu Usecase</w:t>
            </w:r>
            <w:r w:rsidR="009B6989">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792E95F7" w14:textId="77777777" w:rsidR="009B6989" w:rsidRPr="0053473B" w:rsidRDefault="0053473B" w:rsidP="005C664D">
            <w:pPr>
              <w:suppressAutoHyphens/>
              <w:jc w:val="both"/>
              <w:rPr>
                <w:rFonts w:ascii="Times New Roman" w:eastAsia="Calibri" w:hAnsi="Times New Roman" w:cs="Times New Roman"/>
              </w:rPr>
            </w:pPr>
            <w:r>
              <w:rPr>
                <w:rFonts w:ascii="Times New Roman" w:eastAsia="Calibri" w:hAnsi="Times New Roman" w:cs="Times New Roman"/>
              </w:rPr>
              <w:t>Usecase : Xem trạng thái các thiết bị</w:t>
            </w:r>
          </w:p>
        </w:tc>
      </w:tr>
      <w:tr w:rsidR="009B6989" w14:paraId="08FF2555"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1A0EDCDB" w14:textId="77777777" w:rsidR="009B6989" w:rsidRDefault="00FD6C3D" w:rsidP="005C664D">
            <w:pPr>
              <w:suppressAutoHyphens/>
              <w:jc w:val="both"/>
              <w:rPr>
                <w:rFonts w:ascii="Times New Roman" w:eastAsia="Calibri" w:hAnsi="Times New Roman" w:cs="Times New Roman"/>
                <w:lang w:val="vi-VN"/>
              </w:rPr>
            </w:pPr>
            <w:r>
              <w:rPr>
                <w:rFonts w:ascii="Times New Roman" w:hAnsi="Times New Roman"/>
                <w:lang w:val="vi-VN"/>
              </w:rPr>
              <w:lastRenderedPageBreak/>
              <w:t>Yêu cầu đặc biệt</w:t>
            </w:r>
            <w:r w:rsidR="009B6989">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473B6FC3" w14:textId="77777777" w:rsidR="009B6989" w:rsidRDefault="009B6989" w:rsidP="005C664D">
            <w:pPr>
              <w:jc w:val="both"/>
              <w:rPr>
                <w:rFonts w:ascii="Times New Roman" w:eastAsia="Calibri" w:hAnsi="Times New Roman" w:cs="Times New Roman"/>
                <w:lang w:val="vi-VN"/>
              </w:rPr>
            </w:pPr>
            <w:r>
              <w:rPr>
                <w:rFonts w:ascii="Times New Roman" w:hAnsi="Times New Roman"/>
                <w:lang w:val="vi-VN"/>
              </w:rPr>
              <w:t>- Hệ thống máy chủ đang chạy ổn định</w:t>
            </w:r>
          </w:p>
          <w:p w14:paraId="4E3B5A24" w14:textId="77777777" w:rsidR="009B6989" w:rsidRPr="00001168" w:rsidRDefault="009B6989" w:rsidP="005C664D">
            <w:pPr>
              <w:jc w:val="both"/>
              <w:rPr>
                <w:rFonts w:ascii="Times New Roman" w:hAnsi="Times New Roman"/>
              </w:rPr>
            </w:pPr>
            <w:r>
              <w:rPr>
                <w:rFonts w:ascii="Times New Roman" w:hAnsi="Times New Roman"/>
              </w:rPr>
              <w:t xml:space="preserve">- Các IoT Platform và các service chạy ổn định </w:t>
            </w:r>
          </w:p>
          <w:p w14:paraId="55FDE9CC" w14:textId="77777777" w:rsidR="009B6989" w:rsidRDefault="009B6989" w:rsidP="005C664D">
            <w:pPr>
              <w:suppressAutoHyphens/>
              <w:jc w:val="both"/>
              <w:rPr>
                <w:rFonts w:ascii="Times New Roman" w:eastAsia="Calibri" w:hAnsi="Times New Roman" w:cs="Times New Roman"/>
                <w:lang w:val="vi-VN"/>
              </w:rPr>
            </w:pPr>
          </w:p>
        </w:tc>
      </w:tr>
    </w:tbl>
    <w:p w14:paraId="0D7DF1BF" w14:textId="77777777" w:rsidR="006B0609" w:rsidRDefault="006B0609" w:rsidP="005C664D">
      <w:pPr>
        <w:jc w:val="both"/>
      </w:pPr>
    </w:p>
    <w:p w14:paraId="4134E86C" w14:textId="77777777" w:rsidR="006B0609" w:rsidRDefault="006B0609" w:rsidP="005C664D">
      <w:pPr>
        <w:jc w:val="both"/>
      </w:pPr>
    </w:p>
    <w:p w14:paraId="44B9C4ED" w14:textId="77777777" w:rsidR="006B74D2" w:rsidRDefault="009B6989" w:rsidP="00FD6C3D">
      <w:pPr>
        <w:pStyle w:val="Heading4"/>
      </w:pPr>
      <w:proofErr w:type="gramStart"/>
      <w:r>
        <w:t>c</w:t>
      </w:r>
      <w:proofErr w:type="gramEnd"/>
      <w:r w:rsidR="00D66E7B">
        <w:t>, UC03</w:t>
      </w:r>
      <w:r w:rsidR="006B74D2">
        <w:rPr>
          <w:noProof/>
          <w:lang w:eastAsia="en-US" w:bidi="ar-SA"/>
        </w:rPr>
        <w:drawing>
          <wp:inline distT="0" distB="0" distL="0" distR="0" wp14:anchorId="6B7D3731" wp14:editId="3DBB345C">
            <wp:extent cx="5686425" cy="12287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t thiet bi.png"/>
                    <pic:cNvPicPr/>
                  </pic:nvPicPr>
                  <pic:blipFill>
                    <a:blip r:embed="rId35">
                      <a:extLst>
                        <a:ext uri="{28A0092B-C50C-407E-A947-70E740481C1C}">
                          <a14:useLocalDpi xmlns:a14="http://schemas.microsoft.com/office/drawing/2010/main" val="0"/>
                        </a:ext>
                      </a:extLst>
                    </a:blip>
                    <a:stretch>
                      <a:fillRect/>
                    </a:stretch>
                  </pic:blipFill>
                  <pic:spPr>
                    <a:xfrm>
                      <a:off x="0" y="0"/>
                      <a:ext cx="5686425" cy="1228725"/>
                    </a:xfrm>
                    <a:prstGeom prst="rect">
                      <a:avLst/>
                    </a:prstGeom>
                  </pic:spPr>
                </pic:pic>
              </a:graphicData>
            </a:graphic>
          </wp:inline>
        </w:drawing>
      </w:r>
    </w:p>
    <w:p w14:paraId="25C49F80" w14:textId="63E02F8A" w:rsidR="006B74D2" w:rsidRDefault="00D96386" w:rsidP="00DC743A">
      <w:pPr>
        <w:pStyle w:val="Caption"/>
        <w:jc w:val="center"/>
      </w:pPr>
      <w:bookmarkStart w:id="110" w:name="_Toc469902792"/>
      <w:bookmarkStart w:id="111" w:name="_Toc470105973"/>
      <w:bookmarkStart w:id="112" w:name="_Toc470201122"/>
      <w:proofErr w:type="gramStart"/>
      <w:r>
        <w:t>Hình</w:t>
      </w:r>
      <w:r w:rsidR="006B74D2">
        <w:t xml:space="preserve"> </w:t>
      </w:r>
      <w:fldSimple w:instr=" SEQ Figure \* ARABIC ">
        <w:r w:rsidR="00F045F1">
          <w:rPr>
            <w:noProof/>
          </w:rPr>
          <w:t>17</w:t>
        </w:r>
      </w:fldSimple>
      <w:r w:rsidR="006B74D2">
        <w:t>.</w:t>
      </w:r>
      <w:proofErr w:type="gramEnd"/>
      <w:r w:rsidR="006B74D2">
        <w:t xml:space="preserve"> </w:t>
      </w:r>
      <w:bookmarkEnd w:id="110"/>
      <w:r w:rsidR="00DC743A">
        <w:t>Uscase tắt thiết bị trên giao diện</w:t>
      </w:r>
      <w:bookmarkEnd w:id="111"/>
      <w:bookmarkEnd w:id="112"/>
    </w:p>
    <w:tbl>
      <w:tblPr>
        <w:tblW w:w="0" w:type="auto"/>
        <w:tblInd w:w="-152"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83" w:type="dxa"/>
        </w:tblCellMar>
        <w:tblLook w:val="04A0" w:firstRow="1" w:lastRow="0" w:firstColumn="1" w:lastColumn="0" w:noHBand="0" w:noVBand="1"/>
      </w:tblPr>
      <w:tblGrid>
        <w:gridCol w:w="2230"/>
        <w:gridCol w:w="2168"/>
        <w:gridCol w:w="613"/>
        <w:gridCol w:w="1453"/>
        <w:gridCol w:w="2666"/>
      </w:tblGrid>
      <w:tr w:rsidR="00F93402" w14:paraId="02CC49FF"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0327BE75"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Mã Use Case</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14:paraId="26C23086" w14:textId="77777777" w:rsidR="00F93402" w:rsidRPr="009B6989" w:rsidRDefault="00F93402" w:rsidP="005C664D">
            <w:pPr>
              <w:suppressAutoHyphens/>
              <w:jc w:val="both"/>
              <w:rPr>
                <w:rFonts w:ascii="Times New Roman" w:eastAsia="Calibri" w:hAnsi="Times New Roman" w:cs="Times New Roman"/>
              </w:rPr>
            </w:pPr>
            <w:r>
              <w:rPr>
                <w:rFonts w:ascii="Times New Roman" w:hAnsi="Times New Roman"/>
                <w:lang w:val="vi-VN"/>
              </w:rPr>
              <w:t>UC</w:t>
            </w:r>
            <w:r>
              <w:rPr>
                <w:rFonts w:ascii="Times New Roman" w:hAnsi="Times New Roman"/>
              </w:rPr>
              <w:t>03</w:t>
            </w:r>
          </w:p>
        </w:tc>
      </w:tr>
      <w:tr w:rsidR="00F93402" w14:paraId="68653826"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723F606C"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Tên Use Case</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14:paraId="04631690" w14:textId="77777777" w:rsidR="00F93402" w:rsidRDefault="00F93402" w:rsidP="005C664D">
            <w:pPr>
              <w:suppressAutoHyphens/>
              <w:jc w:val="both"/>
              <w:rPr>
                <w:rFonts w:ascii="Times New Roman" w:eastAsia="Calibri" w:hAnsi="Times New Roman" w:cs="Times New Roman"/>
                <w:lang w:val="vi-VN"/>
              </w:rPr>
            </w:pPr>
          </w:p>
        </w:tc>
      </w:tr>
      <w:tr w:rsidR="00F93402" w14:paraId="22F6580B"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0E27FF98"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Người tạo</w:t>
            </w:r>
            <w:r w:rsidR="00F93402">
              <w:rPr>
                <w:rFonts w:ascii="Times New Roman" w:hAnsi="Times New Roman"/>
                <w:lang w:val="vi-VN"/>
              </w:rPr>
              <w:t>:</w:t>
            </w:r>
          </w:p>
        </w:tc>
        <w:tc>
          <w:tcPr>
            <w:tcW w:w="2269" w:type="dxa"/>
            <w:tcBorders>
              <w:top w:val="single" w:sz="4" w:space="0" w:color="000001"/>
              <w:left w:val="single" w:sz="4" w:space="0" w:color="000001"/>
              <w:bottom w:val="single" w:sz="4" w:space="0" w:color="000001"/>
              <w:right w:val="single" w:sz="4" w:space="0" w:color="000001"/>
            </w:tcBorders>
            <w:shd w:val="clear" w:color="auto" w:fill="FFFFFF"/>
            <w:hideMark/>
          </w:tcPr>
          <w:p w14:paraId="2F853260" w14:textId="77777777" w:rsidR="00F93402" w:rsidRPr="00932B88" w:rsidRDefault="00F93402" w:rsidP="005C664D">
            <w:pPr>
              <w:suppressAutoHyphens/>
              <w:jc w:val="both"/>
              <w:rPr>
                <w:rFonts w:ascii="Times New Roman" w:eastAsia="Calibri" w:hAnsi="Times New Roman" w:cs="Times New Roman"/>
              </w:rPr>
            </w:pPr>
            <w:r>
              <w:rPr>
                <w:rFonts w:ascii="Times New Roman" w:hAnsi="Times New Roman"/>
              </w:rPr>
              <w:t>Bùi Ngọc Luân</w:t>
            </w:r>
          </w:p>
        </w:tc>
        <w:tc>
          <w:tcPr>
            <w:tcW w:w="2179"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14:paraId="23EA63A5" w14:textId="77777777"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Last Updated By:</w:t>
            </w:r>
          </w:p>
        </w:tc>
        <w:tc>
          <w:tcPr>
            <w:tcW w:w="2824" w:type="dxa"/>
            <w:tcBorders>
              <w:top w:val="single" w:sz="4" w:space="0" w:color="000001"/>
              <w:left w:val="single" w:sz="4" w:space="0" w:color="000001"/>
              <w:bottom w:val="single" w:sz="4" w:space="0" w:color="000001"/>
              <w:right w:val="single" w:sz="4" w:space="0" w:color="000001"/>
            </w:tcBorders>
            <w:shd w:val="clear" w:color="auto" w:fill="FFFFFF"/>
            <w:hideMark/>
          </w:tcPr>
          <w:p w14:paraId="71FD7174" w14:textId="77777777" w:rsidR="00F93402" w:rsidRPr="00932B88" w:rsidRDefault="00F93402" w:rsidP="005C664D">
            <w:pPr>
              <w:suppressAutoHyphens/>
              <w:jc w:val="both"/>
              <w:rPr>
                <w:rFonts w:ascii="Times New Roman" w:eastAsia="Calibri" w:hAnsi="Times New Roman" w:cs="Times New Roman"/>
              </w:rPr>
            </w:pPr>
            <w:r>
              <w:rPr>
                <w:rFonts w:ascii="Times New Roman" w:hAnsi="Times New Roman"/>
              </w:rPr>
              <w:t>Bùi Ngọc Luân</w:t>
            </w:r>
          </w:p>
        </w:tc>
      </w:tr>
      <w:tr w:rsidR="00F93402" w14:paraId="46DA6192" w14:textId="77777777" w:rsidTr="00F93402">
        <w:trPr>
          <w:trHeight w:val="417"/>
        </w:trPr>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5F9C5CDC" w14:textId="77777777"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Date Created:</w:t>
            </w:r>
          </w:p>
        </w:tc>
        <w:tc>
          <w:tcPr>
            <w:tcW w:w="2269" w:type="dxa"/>
            <w:tcBorders>
              <w:top w:val="single" w:sz="4" w:space="0" w:color="000001"/>
              <w:left w:val="single" w:sz="4" w:space="0" w:color="000001"/>
              <w:bottom w:val="single" w:sz="4" w:space="0" w:color="000001"/>
              <w:right w:val="single" w:sz="4" w:space="0" w:color="000001"/>
            </w:tcBorders>
            <w:shd w:val="clear" w:color="auto" w:fill="FFFFFF"/>
            <w:hideMark/>
          </w:tcPr>
          <w:p w14:paraId="0CA34CFA" w14:textId="77777777" w:rsidR="00F93402" w:rsidRPr="00932B88" w:rsidRDefault="00F93402" w:rsidP="005C664D">
            <w:pPr>
              <w:suppressAutoHyphens/>
              <w:jc w:val="both"/>
              <w:rPr>
                <w:rFonts w:ascii="Times New Roman" w:eastAsia="Calibri" w:hAnsi="Times New Roman" w:cs="Times New Roman"/>
              </w:rPr>
            </w:pPr>
            <w:r>
              <w:rPr>
                <w:rFonts w:ascii="Times New Roman" w:eastAsia="Calibri" w:hAnsi="Times New Roman" w:cs="Times New Roman"/>
              </w:rPr>
              <w:t>10/12/2016</w:t>
            </w:r>
          </w:p>
        </w:tc>
        <w:tc>
          <w:tcPr>
            <w:tcW w:w="2179"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14:paraId="6FCCB942" w14:textId="77777777"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Date Last Updated:</w:t>
            </w:r>
          </w:p>
        </w:tc>
        <w:tc>
          <w:tcPr>
            <w:tcW w:w="2824" w:type="dxa"/>
            <w:tcBorders>
              <w:top w:val="single" w:sz="4" w:space="0" w:color="000001"/>
              <w:left w:val="single" w:sz="4" w:space="0" w:color="000001"/>
              <w:bottom w:val="single" w:sz="4" w:space="0" w:color="000001"/>
              <w:right w:val="single" w:sz="4" w:space="0" w:color="000001"/>
            </w:tcBorders>
            <w:shd w:val="clear" w:color="auto" w:fill="FFFFFF"/>
            <w:hideMark/>
          </w:tcPr>
          <w:p w14:paraId="1BEBF9C9" w14:textId="77777777" w:rsidR="00F93402" w:rsidRPr="00932B88" w:rsidRDefault="00F93402" w:rsidP="005C664D">
            <w:pPr>
              <w:suppressAutoHyphens/>
              <w:jc w:val="both"/>
              <w:rPr>
                <w:rFonts w:ascii="Times New Roman" w:eastAsia="Calibri" w:hAnsi="Times New Roman" w:cs="Times New Roman"/>
              </w:rPr>
            </w:pPr>
            <w:r>
              <w:rPr>
                <w:rFonts w:ascii="Times New Roman" w:hAnsi="Times New Roman"/>
              </w:rPr>
              <w:t>10/12/2016</w:t>
            </w:r>
          </w:p>
        </w:tc>
      </w:tr>
      <w:tr w:rsidR="00F93402" w14:paraId="1DB5DFA5" w14:textId="77777777" w:rsidTr="00F93402">
        <w:trPr>
          <w:trHeight w:val="417"/>
        </w:trPr>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42DDF7CE"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Tác nhân</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14:paraId="5878648A" w14:textId="77777777" w:rsidR="00F93402" w:rsidRPr="00932B88" w:rsidRDefault="00F93402" w:rsidP="005C664D">
            <w:pPr>
              <w:suppressAutoHyphens/>
              <w:jc w:val="both"/>
              <w:rPr>
                <w:rFonts w:ascii="Times New Roman" w:eastAsia="Calibri" w:hAnsi="Times New Roman" w:cs="Times New Roman"/>
              </w:rPr>
            </w:pPr>
            <w:r>
              <w:rPr>
                <w:rFonts w:ascii="Times New Roman" w:hAnsi="Times New Roman"/>
              </w:rPr>
              <w:t>Người dùng cuối</w:t>
            </w:r>
          </w:p>
        </w:tc>
      </w:tr>
      <w:tr w:rsidR="00F93402" w14:paraId="1A6B6967"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65518ACA"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Tác nhân</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04465D06" w14:textId="77777777" w:rsidR="00F93402" w:rsidRPr="00932B88" w:rsidRDefault="00F93402" w:rsidP="005C664D">
            <w:pPr>
              <w:jc w:val="both"/>
              <w:rPr>
                <w:rFonts w:ascii="Times New Roman" w:eastAsia="Calibri" w:hAnsi="Times New Roman" w:cs="Times New Roman"/>
              </w:rPr>
            </w:pPr>
            <w:r>
              <w:rPr>
                <w:rFonts w:ascii="Times New Roman" w:eastAsia="Calibri" w:hAnsi="Times New Roman" w:cs="Times New Roman"/>
              </w:rPr>
              <w:t>Tắt thiết bị trên giao diện</w:t>
            </w:r>
          </w:p>
        </w:tc>
      </w:tr>
      <w:tr w:rsidR="00F93402" w14:paraId="18A59B22"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25B74D11" w14:textId="77777777"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Trigger:</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041444F2" w14:textId="77777777" w:rsidR="00F93402" w:rsidRPr="00F93402" w:rsidRDefault="00F93402" w:rsidP="005C664D">
            <w:pPr>
              <w:jc w:val="both"/>
              <w:rPr>
                <w:rFonts w:ascii="Times New Roman" w:eastAsia="Calibri" w:hAnsi="Times New Roman" w:cs="Times New Roman"/>
              </w:rPr>
            </w:pPr>
            <w:r>
              <w:rPr>
                <w:rFonts w:ascii="Times New Roman" w:hAnsi="Times New Roman"/>
                <w:lang w:val="vi-VN"/>
              </w:rPr>
              <w:t xml:space="preserve">1. </w:t>
            </w:r>
            <w:r>
              <w:rPr>
                <w:rFonts w:ascii="Times New Roman" w:hAnsi="Times New Roman"/>
              </w:rPr>
              <w:t>Người dùng bấm vào công tắc của thiết bị đang bật để tắt thiết bị</w:t>
            </w:r>
          </w:p>
        </w:tc>
      </w:tr>
      <w:tr w:rsidR="00F93402" w14:paraId="670BB88D"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243D2911"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Điều kiện tiên quyết</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595D301D" w14:textId="77777777" w:rsidR="00F93402" w:rsidRPr="00EB2F67" w:rsidRDefault="00F93402" w:rsidP="005C664D">
            <w:pPr>
              <w:jc w:val="both"/>
              <w:rPr>
                <w:rFonts w:ascii="Times New Roman" w:eastAsia="Calibri" w:hAnsi="Times New Roman" w:cs="Times New Roman"/>
              </w:rPr>
            </w:pPr>
            <w:r>
              <w:rPr>
                <w:rFonts w:ascii="Times New Roman" w:eastAsia="Calibri" w:hAnsi="Times New Roman" w:cs="Times New Roman"/>
              </w:rPr>
              <w:t>1, Người dùng đang ở trang chủ</w:t>
            </w:r>
          </w:p>
        </w:tc>
      </w:tr>
      <w:tr w:rsidR="00F93402" w14:paraId="1521844C"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47B3E844"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Điều kiện sau</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5BE259E2" w14:textId="77777777" w:rsidR="00F93402" w:rsidRPr="00001168" w:rsidRDefault="00F93402" w:rsidP="005C664D">
            <w:pPr>
              <w:jc w:val="both"/>
              <w:rPr>
                <w:rFonts w:ascii="Times New Roman" w:eastAsia="Calibri" w:hAnsi="Times New Roman" w:cs="Times New Roman"/>
              </w:rPr>
            </w:pPr>
            <w:r>
              <w:rPr>
                <w:rFonts w:ascii="Times New Roman" w:eastAsia="Calibri" w:hAnsi="Times New Roman" w:cs="Times New Roman"/>
              </w:rPr>
              <w:t>1. Nếu thành công thì thiết bị sẽ được tắt đi, nếu không thành công thì thiết bị vẫn ở trạng thái ON</w:t>
            </w:r>
          </w:p>
          <w:p w14:paraId="159F237F" w14:textId="77777777" w:rsidR="00F93402" w:rsidRDefault="00F93402" w:rsidP="005C664D">
            <w:pPr>
              <w:suppressAutoHyphens/>
              <w:jc w:val="both"/>
              <w:rPr>
                <w:rFonts w:ascii="Times New Roman" w:eastAsia="Calibri" w:hAnsi="Times New Roman" w:cs="Times New Roman"/>
                <w:lang w:val="vi-VN"/>
              </w:rPr>
            </w:pPr>
          </w:p>
        </w:tc>
      </w:tr>
      <w:tr w:rsidR="00F93402" w14:paraId="4C2696F5" w14:textId="77777777" w:rsidTr="00F93402">
        <w:tc>
          <w:tcPr>
            <w:tcW w:w="2367"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14:paraId="41DD2430"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Thao tác chính</w:t>
            </w:r>
            <w:r w:rsidR="00F93402">
              <w:rPr>
                <w:rFonts w:ascii="Times New Roman" w:hAnsi="Times New Roman"/>
                <w:lang w:val="vi-VN"/>
              </w:rPr>
              <w:t>:</w:t>
            </w: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5BC21157" w14:textId="77777777"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Người Dùng</w:t>
            </w: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3F201085" w14:textId="77777777"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Hệ Thống</w:t>
            </w:r>
          </w:p>
        </w:tc>
      </w:tr>
      <w:tr w:rsidR="00F93402" w14:paraId="42040952" w14:textId="77777777" w:rsidTr="00F93402">
        <w:tc>
          <w:tcPr>
            <w:tcW w:w="0" w:type="auto"/>
            <w:vMerge/>
            <w:tcBorders>
              <w:top w:val="single" w:sz="4" w:space="0" w:color="000001"/>
              <w:left w:val="single" w:sz="4" w:space="0" w:color="000001"/>
              <w:bottom w:val="single" w:sz="4" w:space="0" w:color="000001"/>
              <w:right w:val="single" w:sz="4" w:space="0" w:color="000001"/>
            </w:tcBorders>
            <w:vAlign w:val="center"/>
            <w:hideMark/>
          </w:tcPr>
          <w:p w14:paraId="7F7A0A45" w14:textId="77777777" w:rsidR="00F93402" w:rsidRDefault="00F93402" w:rsidP="005C664D">
            <w:pPr>
              <w:jc w:val="both"/>
              <w:rPr>
                <w:rFonts w:ascii="Times New Roman" w:eastAsia="Calibri" w:hAnsi="Times New Roman" w:cs="Times New Roman"/>
                <w:lang w:val="vi-VN"/>
              </w:rPr>
            </w:pP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tcPr>
          <w:p w14:paraId="07E8EE09" w14:textId="77777777" w:rsidR="00F93402" w:rsidRPr="00001168" w:rsidRDefault="00F93402" w:rsidP="005C664D">
            <w:pPr>
              <w:jc w:val="both"/>
              <w:rPr>
                <w:rFonts w:ascii="Times New Roman" w:eastAsia="Calibri" w:hAnsi="Times New Roman" w:cs="Times New Roman"/>
              </w:rPr>
            </w:pPr>
            <w:r>
              <w:rPr>
                <w:rFonts w:ascii="Times New Roman" w:hAnsi="Times New Roman"/>
              </w:rPr>
              <w:t>1. Bấm vào công tắc ở thiết bị đang bật</w:t>
            </w: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0E007137" w14:textId="77777777" w:rsidR="00F93402" w:rsidRPr="00001168" w:rsidRDefault="00F93402" w:rsidP="005C664D">
            <w:pPr>
              <w:jc w:val="both"/>
              <w:rPr>
                <w:rFonts w:ascii="Times New Roman" w:eastAsia="Calibri" w:hAnsi="Times New Roman" w:cs="Times New Roman"/>
              </w:rPr>
            </w:pPr>
            <w:r>
              <w:rPr>
                <w:rFonts w:ascii="Times New Roman" w:hAnsi="Times New Roman"/>
              </w:rPr>
              <w:t>1. Thực hiện bật thiết bị và trả về kết quả của hành động.</w:t>
            </w:r>
          </w:p>
        </w:tc>
      </w:tr>
      <w:tr w:rsidR="00F93402" w14:paraId="63321BB8" w14:textId="77777777" w:rsidTr="00F93402">
        <w:tc>
          <w:tcPr>
            <w:tcW w:w="2367"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14:paraId="2FE66D6D"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Thao tác khác</w:t>
            </w:r>
            <w:r w:rsidR="00F93402">
              <w:rPr>
                <w:rFonts w:ascii="Times New Roman" w:hAnsi="Times New Roman"/>
                <w:lang w:val="vi-VN"/>
              </w:rPr>
              <w:t>:</w:t>
            </w: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3600B1E2" w14:textId="77777777"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Người Dùng</w:t>
            </w: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53B50949" w14:textId="77777777"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Hệ Thống</w:t>
            </w:r>
          </w:p>
        </w:tc>
      </w:tr>
      <w:tr w:rsidR="00F93402" w14:paraId="3F8BACB2" w14:textId="77777777" w:rsidTr="00F93402">
        <w:tc>
          <w:tcPr>
            <w:tcW w:w="0" w:type="auto"/>
            <w:vMerge/>
            <w:tcBorders>
              <w:top w:val="single" w:sz="4" w:space="0" w:color="000001"/>
              <w:left w:val="single" w:sz="4" w:space="0" w:color="000001"/>
              <w:bottom w:val="single" w:sz="4" w:space="0" w:color="000001"/>
              <w:right w:val="single" w:sz="4" w:space="0" w:color="000001"/>
            </w:tcBorders>
            <w:vAlign w:val="center"/>
            <w:hideMark/>
          </w:tcPr>
          <w:p w14:paraId="145E58C2" w14:textId="77777777" w:rsidR="00F93402" w:rsidRDefault="00F93402" w:rsidP="005C664D">
            <w:pPr>
              <w:jc w:val="both"/>
              <w:rPr>
                <w:rFonts w:ascii="Times New Roman" w:eastAsia="Calibri" w:hAnsi="Times New Roman" w:cs="Times New Roman"/>
                <w:lang w:val="vi-VN"/>
              </w:rPr>
            </w:pP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027FC812" w14:textId="77777777" w:rsidR="00F93402" w:rsidRDefault="00F93402" w:rsidP="005C664D">
            <w:pPr>
              <w:jc w:val="both"/>
              <w:rPr>
                <w:rFonts w:ascii="Times New Roman" w:eastAsia="Calibri" w:hAnsi="Times New Roman" w:cs="Times New Roman"/>
                <w:lang w:val="vi-VN"/>
              </w:rPr>
            </w:pP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tcPr>
          <w:p w14:paraId="7B2B19DA" w14:textId="77777777" w:rsidR="00F93402" w:rsidRDefault="00F93402" w:rsidP="005C664D">
            <w:pPr>
              <w:jc w:val="both"/>
              <w:rPr>
                <w:rFonts w:ascii="Times New Roman" w:eastAsia="Calibri" w:hAnsi="Times New Roman" w:cs="Times New Roman"/>
                <w:lang w:val="vi-VN"/>
              </w:rPr>
            </w:pPr>
          </w:p>
        </w:tc>
      </w:tr>
      <w:tr w:rsidR="00F93402" w14:paraId="679AAEBD"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6C6CF3D1"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Ngoại lệ</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2AD279E2" w14:textId="77777777" w:rsidR="00F93402" w:rsidRDefault="00F93402" w:rsidP="005C664D">
            <w:pPr>
              <w:suppressAutoHyphens/>
              <w:jc w:val="both"/>
              <w:rPr>
                <w:rFonts w:ascii="Times New Roman" w:eastAsia="Calibri" w:hAnsi="Times New Roman" w:cs="Times New Roman"/>
                <w:lang w:val="vi-VN"/>
              </w:rPr>
            </w:pPr>
          </w:p>
        </w:tc>
      </w:tr>
      <w:tr w:rsidR="00F93402" w14:paraId="5919692C"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342E681F"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Yêu cầu Usecase</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735D3078" w14:textId="77777777" w:rsidR="00F93402" w:rsidRPr="0053473B" w:rsidRDefault="00F93402" w:rsidP="005C664D">
            <w:pPr>
              <w:suppressAutoHyphens/>
              <w:jc w:val="both"/>
              <w:rPr>
                <w:rFonts w:ascii="Times New Roman" w:eastAsia="Calibri" w:hAnsi="Times New Roman" w:cs="Times New Roman"/>
              </w:rPr>
            </w:pPr>
            <w:r>
              <w:rPr>
                <w:rFonts w:ascii="Times New Roman" w:eastAsia="Calibri" w:hAnsi="Times New Roman" w:cs="Times New Roman"/>
              </w:rPr>
              <w:t>Usecase : Xem trạng thái các thiết bị</w:t>
            </w:r>
          </w:p>
        </w:tc>
      </w:tr>
      <w:tr w:rsidR="00F93402" w14:paraId="2FBB6B24"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3EE4A74F"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Yêu cầu đặc biệt</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64F351DF" w14:textId="77777777" w:rsidR="00F93402" w:rsidRDefault="00F93402" w:rsidP="005C664D">
            <w:pPr>
              <w:jc w:val="both"/>
              <w:rPr>
                <w:rFonts w:ascii="Times New Roman" w:eastAsia="Calibri" w:hAnsi="Times New Roman" w:cs="Times New Roman"/>
                <w:lang w:val="vi-VN"/>
              </w:rPr>
            </w:pPr>
            <w:r>
              <w:rPr>
                <w:rFonts w:ascii="Times New Roman" w:hAnsi="Times New Roman"/>
                <w:lang w:val="vi-VN"/>
              </w:rPr>
              <w:t>- Hệ thống máy chủ đang chạy ổn định</w:t>
            </w:r>
          </w:p>
          <w:p w14:paraId="6598BF7C" w14:textId="77777777" w:rsidR="00F93402" w:rsidRPr="00001168" w:rsidRDefault="00F93402" w:rsidP="005C664D">
            <w:pPr>
              <w:jc w:val="both"/>
              <w:rPr>
                <w:rFonts w:ascii="Times New Roman" w:hAnsi="Times New Roman"/>
              </w:rPr>
            </w:pPr>
            <w:r>
              <w:rPr>
                <w:rFonts w:ascii="Times New Roman" w:hAnsi="Times New Roman"/>
              </w:rPr>
              <w:t xml:space="preserve">- Các IoT Platform và các service chạy ổn định </w:t>
            </w:r>
          </w:p>
          <w:p w14:paraId="2FF6F255" w14:textId="77777777" w:rsidR="00F93402" w:rsidRDefault="00F93402" w:rsidP="005C664D">
            <w:pPr>
              <w:suppressAutoHyphens/>
              <w:jc w:val="both"/>
              <w:rPr>
                <w:rFonts w:ascii="Times New Roman" w:eastAsia="Calibri" w:hAnsi="Times New Roman" w:cs="Times New Roman"/>
                <w:lang w:val="vi-VN"/>
              </w:rPr>
            </w:pPr>
          </w:p>
        </w:tc>
      </w:tr>
    </w:tbl>
    <w:p w14:paraId="71E017C3" w14:textId="77777777" w:rsidR="006B0609" w:rsidRDefault="006B0609" w:rsidP="005C664D">
      <w:pPr>
        <w:pStyle w:val="Style1"/>
        <w:jc w:val="both"/>
      </w:pPr>
    </w:p>
    <w:p w14:paraId="502554D5" w14:textId="77777777" w:rsidR="00932B88" w:rsidRDefault="00D66E7B" w:rsidP="005C664D">
      <w:pPr>
        <w:pStyle w:val="Heading4"/>
        <w:jc w:val="both"/>
      </w:pPr>
      <w:proofErr w:type="gramStart"/>
      <w:r>
        <w:t>d</w:t>
      </w:r>
      <w:proofErr w:type="gramEnd"/>
      <w:r>
        <w:t>, UC04</w:t>
      </w:r>
    </w:p>
    <w:p w14:paraId="433444CC" w14:textId="77777777" w:rsidR="006B74D2" w:rsidRDefault="006B74D2" w:rsidP="00DC743A">
      <w:pPr>
        <w:pStyle w:val="Style1"/>
        <w:keepNext/>
        <w:jc w:val="center"/>
      </w:pPr>
      <w:r>
        <w:rPr>
          <w:noProof/>
          <w:lang w:eastAsia="en-US" w:bidi="ar-SA"/>
        </w:rPr>
        <w:drawing>
          <wp:inline distT="0" distB="0" distL="0" distR="0" wp14:anchorId="51D47414" wp14:editId="5E76081E">
            <wp:extent cx="4819650" cy="12287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m bieu do lich su tt.png"/>
                    <pic:cNvPicPr/>
                  </pic:nvPicPr>
                  <pic:blipFill>
                    <a:blip r:embed="rId36">
                      <a:extLst>
                        <a:ext uri="{28A0092B-C50C-407E-A947-70E740481C1C}">
                          <a14:useLocalDpi xmlns:a14="http://schemas.microsoft.com/office/drawing/2010/main" val="0"/>
                        </a:ext>
                      </a:extLst>
                    </a:blip>
                    <a:stretch>
                      <a:fillRect/>
                    </a:stretch>
                  </pic:blipFill>
                  <pic:spPr>
                    <a:xfrm>
                      <a:off x="0" y="0"/>
                      <a:ext cx="4819650" cy="1228725"/>
                    </a:xfrm>
                    <a:prstGeom prst="rect">
                      <a:avLst/>
                    </a:prstGeom>
                  </pic:spPr>
                </pic:pic>
              </a:graphicData>
            </a:graphic>
          </wp:inline>
        </w:drawing>
      </w:r>
    </w:p>
    <w:p w14:paraId="474022A5" w14:textId="0D337FD7" w:rsidR="006B74D2" w:rsidRDefault="00D96386" w:rsidP="00DC743A">
      <w:pPr>
        <w:pStyle w:val="Caption"/>
        <w:jc w:val="center"/>
      </w:pPr>
      <w:bookmarkStart w:id="113" w:name="_Toc469902793"/>
      <w:bookmarkStart w:id="114" w:name="_Toc470105974"/>
      <w:bookmarkStart w:id="115" w:name="_Toc470201123"/>
      <w:proofErr w:type="gramStart"/>
      <w:r>
        <w:t>Hình</w:t>
      </w:r>
      <w:r w:rsidR="006B74D2">
        <w:t xml:space="preserve"> </w:t>
      </w:r>
      <w:fldSimple w:instr=" SEQ Figure \* ARABIC ">
        <w:r w:rsidR="00F045F1">
          <w:rPr>
            <w:noProof/>
          </w:rPr>
          <w:t>18</w:t>
        </w:r>
      </w:fldSimple>
      <w:r w:rsidR="006B74D2">
        <w:t>.</w:t>
      </w:r>
      <w:proofErr w:type="gramEnd"/>
      <w:r w:rsidR="006B74D2">
        <w:t xml:space="preserve"> Usecase </w:t>
      </w:r>
      <w:bookmarkEnd w:id="113"/>
      <w:r w:rsidR="00DC743A">
        <w:t>xem biểu đồ lích ử của thiết bị</w:t>
      </w:r>
      <w:bookmarkEnd w:id="114"/>
      <w:bookmarkEnd w:id="115"/>
    </w:p>
    <w:tbl>
      <w:tblPr>
        <w:tblW w:w="0" w:type="auto"/>
        <w:tblInd w:w="-152"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83" w:type="dxa"/>
        </w:tblCellMar>
        <w:tblLook w:val="04A0" w:firstRow="1" w:lastRow="0" w:firstColumn="1" w:lastColumn="0" w:noHBand="0" w:noVBand="1"/>
      </w:tblPr>
      <w:tblGrid>
        <w:gridCol w:w="2230"/>
        <w:gridCol w:w="2168"/>
        <w:gridCol w:w="613"/>
        <w:gridCol w:w="1453"/>
        <w:gridCol w:w="2666"/>
      </w:tblGrid>
      <w:tr w:rsidR="00F93402" w14:paraId="0367FAA7"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027DFA4C"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Mã Use Case</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14:paraId="35F7EDBB" w14:textId="77777777" w:rsidR="00F93402" w:rsidRPr="009B6989" w:rsidRDefault="00F93402" w:rsidP="005C664D">
            <w:pPr>
              <w:suppressAutoHyphens/>
              <w:jc w:val="both"/>
              <w:rPr>
                <w:rFonts w:ascii="Times New Roman" w:eastAsia="Calibri" w:hAnsi="Times New Roman" w:cs="Times New Roman"/>
              </w:rPr>
            </w:pPr>
            <w:r>
              <w:rPr>
                <w:rFonts w:ascii="Times New Roman" w:hAnsi="Times New Roman"/>
                <w:lang w:val="vi-VN"/>
              </w:rPr>
              <w:t>UC</w:t>
            </w:r>
            <w:r>
              <w:rPr>
                <w:rFonts w:ascii="Times New Roman" w:hAnsi="Times New Roman"/>
              </w:rPr>
              <w:t>04</w:t>
            </w:r>
          </w:p>
        </w:tc>
      </w:tr>
      <w:tr w:rsidR="00F93402" w14:paraId="05A698F9"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4707895F"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Tên Use Case</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14:paraId="072DDDE7" w14:textId="77777777" w:rsidR="00F93402" w:rsidRPr="00F93402" w:rsidRDefault="00F93402" w:rsidP="005C664D">
            <w:pPr>
              <w:suppressAutoHyphens/>
              <w:jc w:val="both"/>
              <w:rPr>
                <w:rFonts w:ascii="Times New Roman" w:eastAsia="Calibri" w:hAnsi="Times New Roman" w:cs="Times New Roman"/>
              </w:rPr>
            </w:pPr>
            <w:r>
              <w:rPr>
                <w:rFonts w:ascii="Times New Roman" w:eastAsia="Calibri" w:hAnsi="Times New Roman" w:cs="Times New Roman"/>
              </w:rPr>
              <w:t>Xem biểu đồ lịch sử trạng thái của thiết bị</w:t>
            </w:r>
          </w:p>
        </w:tc>
      </w:tr>
      <w:tr w:rsidR="00F93402" w14:paraId="280A194A"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634748D2"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lastRenderedPageBreak/>
              <w:t>Người tạo</w:t>
            </w:r>
            <w:r w:rsidR="00F93402">
              <w:rPr>
                <w:rFonts w:ascii="Times New Roman" w:hAnsi="Times New Roman"/>
                <w:lang w:val="vi-VN"/>
              </w:rPr>
              <w:t>:</w:t>
            </w:r>
          </w:p>
        </w:tc>
        <w:tc>
          <w:tcPr>
            <w:tcW w:w="2269" w:type="dxa"/>
            <w:tcBorders>
              <w:top w:val="single" w:sz="4" w:space="0" w:color="000001"/>
              <w:left w:val="single" w:sz="4" w:space="0" w:color="000001"/>
              <w:bottom w:val="single" w:sz="4" w:space="0" w:color="000001"/>
              <w:right w:val="single" w:sz="4" w:space="0" w:color="000001"/>
            </w:tcBorders>
            <w:shd w:val="clear" w:color="auto" w:fill="FFFFFF"/>
            <w:hideMark/>
          </w:tcPr>
          <w:p w14:paraId="40C17B41" w14:textId="77777777" w:rsidR="00F93402" w:rsidRPr="00932B88" w:rsidRDefault="00F93402" w:rsidP="005C664D">
            <w:pPr>
              <w:suppressAutoHyphens/>
              <w:jc w:val="both"/>
              <w:rPr>
                <w:rFonts w:ascii="Times New Roman" w:eastAsia="Calibri" w:hAnsi="Times New Roman" w:cs="Times New Roman"/>
              </w:rPr>
            </w:pPr>
            <w:r>
              <w:rPr>
                <w:rFonts w:ascii="Times New Roman" w:hAnsi="Times New Roman"/>
              </w:rPr>
              <w:t>Bùi Ngọc Luân</w:t>
            </w:r>
          </w:p>
        </w:tc>
        <w:tc>
          <w:tcPr>
            <w:tcW w:w="2179"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14:paraId="59A233B8" w14:textId="77777777"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Last Updated By:</w:t>
            </w:r>
          </w:p>
        </w:tc>
        <w:tc>
          <w:tcPr>
            <w:tcW w:w="2824" w:type="dxa"/>
            <w:tcBorders>
              <w:top w:val="single" w:sz="4" w:space="0" w:color="000001"/>
              <w:left w:val="single" w:sz="4" w:space="0" w:color="000001"/>
              <w:bottom w:val="single" w:sz="4" w:space="0" w:color="000001"/>
              <w:right w:val="single" w:sz="4" w:space="0" w:color="000001"/>
            </w:tcBorders>
            <w:shd w:val="clear" w:color="auto" w:fill="FFFFFF"/>
            <w:hideMark/>
          </w:tcPr>
          <w:p w14:paraId="3EA70225" w14:textId="77777777" w:rsidR="00F93402" w:rsidRPr="00932B88" w:rsidRDefault="00F93402" w:rsidP="005C664D">
            <w:pPr>
              <w:suppressAutoHyphens/>
              <w:jc w:val="both"/>
              <w:rPr>
                <w:rFonts w:ascii="Times New Roman" w:eastAsia="Calibri" w:hAnsi="Times New Roman" w:cs="Times New Roman"/>
              </w:rPr>
            </w:pPr>
            <w:r>
              <w:rPr>
                <w:rFonts w:ascii="Times New Roman" w:hAnsi="Times New Roman"/>
              </w:rPr>
              <w:t>Bùi Ngọc Luân</w:t>
            </w:r>
          </w:p>
        </w:tc>
      </w:tr>
      <w:tr w:rsidR="00F93402" w14:paraId="48AEE225" w14:textId="77777777" w:rsidTr="00F93402">
        <w:trPr>
          <w:trHeight w:val="417"/>
        </w:trPr>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2678E92D" w14:textId="77777777"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Date Created:</w:t>
            </w:r>
          </w:p>
        </w:tc>
        <w:tc>
          <w:tcPr>
            <w:tcW w:w="2269" w:type="dxa"/>
            <w:tcBorders>
              <w:top w:val="single" w:sz="4" w:space="0" w:color="000001"/>
              <w:left w:val="single" w:sz="4" w:space="0" w:color="000001"/>
              <w:bottom w:val="single" w:sz="4" w:space="0" w:color="000001"/>
              <w:right w:val="single" w:sz="4" w:space="0" w:color="000001"/>
            </w:tcBorders>
            <w:shd w:val="clear" w:color="auto" w:fill="FFFFFF"/>
            <w:hideMark/>
          </w:tcPr>
          <w:p w14:paraId="07962D28" w14:textId="77777777" w:rsidR="00F93402" w:rsidRPr="00932B88" w:rsidRDefault="00F93402" w:rsidP="005C664D">
            <w:pPr>
              <w:suppressAutoHyphens/>
              <w:jc w:val="both"/>
              <w:rPr>
                <w:rFonts w:ascii="Times New Roman" w:eastAsia="Calibri" w:hAnsi="Times New Roman" w:cs="Times New Roman"/>
              </w:rPr>
            </w:pPr>
            <w:r>
              <w:rPr>
                <w:rFonts w:ascii="Times New Roman" w:eastAsia="Calibri" w:hAnsi="Times New Roman" w:cs="Times New Roman"/>
              </w:rPr>
              <w:t>10/12/2016</w:t>
            </w:r>
          </w:p>
        </w:tc>
        <w:tc>
          <w:tcPr>
            <w:tcW w:w="2179"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14:paraId="274F07C9" w14:textId="77777777"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Date Last Updated:</w:t>
            </w:r>
          </w:p>
        </w:tc>
        <w:tc>
          <w:tcPr>
            <w:tcW w:w="2824" w:type="dxa"/>
            <w:tcBorders>
              <w:top w:val="single" w:sz="4" w:space="0" w:color="000001"/>
              <w:left w:val="single" w:sz="4" w:space="0" w:color="000001"/>
              <w:bottom w:val="single" w:sz="4" w:space="0" w:color="000001"/>
              <w:right w:val="single" w:sz="4" w:space="0" w:color="000001"/>
            </w:tcBorders>
            <w:shd w:val="clear" w:color="auto" w:fill="FFFFFF"/>
            <w:hideMark/>
          </w:tcPr>
          <w:p w14:paraId="1DEA82F6" w14:textId="77777777" w:rsidR="00F93402" w:rsidRPr="00932B88" w:rsidRDefault="00F93402" w:rsidP="005C664D">
            <w:pPr>
              <w:suppressAutoHyphens/>
              <w:jc w:val="both"/>
              <w:rPr>
                <w:rFonts w:ascii="Times New Roman" w:eastAsia="Calibri" w:hAnsi="Times New Roman" w:cs="Times New Roman"/>
              </w:rPr>
            </w:pPr>
            <w:r>
              <w:rPr>
                <w:rFonts w:ascii="Times New Roman" w:hAnsi="Times New Roman"/>
              </w:rPr>
              <w:t>10/12/2016</w:t>
            </w:r>
          </w:p>
        </w:tc>
      </w:tr>
      <w:tr w:rsidR="00F93402" w14:paraId="21CD60E2" w14:textId="77777777" w:rsidTr="00F93402">
        <w:trPr>
          <w:trHeight w:val="417"/>
        </w:trPr>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782689EB"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Tác nhân</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14:paraId="7985EC76" w14:textId="77777777" w:rsidR="00F93402" w:rsidRPr="00932B88" w:rsidRDefault="00F93402" w:rsidP="005C664D">
            <w:pPr>
              <w:suppressAutoHyphens/>
              <w:jc w:val="both"/>
              <w:rPr>
                <w:rFonts w:ascii="Times New Roman" w:eastAsia="Calibri" w:hAnsi="Times New Roman" w:cs="Times New Roman"/>
              </w:rPr>
            </w:pPr>
            <w:r>
              <w:rPr>
                <w:rFonts w:ascii="Times New Roman" w:hAnsi="Times New Roman"/>
              </w:rPr>
              <w:t>Người dùng cuối</w:t>
            </w:r>
          </w:p>
        </w:tc>
      </w:tr>
      <w:tr w:rsidR="00F93402" w14:paraId="40683144"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5F0A74DF"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Tác nhân</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2F3286C0" w14:textId="77777777" w:rsidR="00F93402" w:rsidRPr="00932B88" w:rsidRDefault="00F93402" w:rsidP="005C664D">
            <w:pPr>
              <w:jc w:val="both"/>
              <w:rPr>
                <w:rFonts w:ascii="Times New Roman" w:eastAsia="Calibri" w:hAnsi="Times New Roman" w:cs="Times New Roman"/>
              </w:rPr>
            </w:pPr>
            <w:r>
              <w:rPr>
                <w:rFonts w:ascii="Times New Roman" w:eastAsia="Calibri" w:hAnsi="Times New Roman" w:cs="Times New Roman"/>
              </w:rPr>
              <w:t>Người dùng xem biểu đồ thể hiện lịch sử trạng thái của thiết bị theo thời gian</w:t>
            </w:r>
          </w:p>
        </w:tc>
      </w:tr>
      <w:tr w:rsidR="00F93402" w14:paraId="3D9B4AFB"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7836DC69" w14:textId="77777777"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Trigger:</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6BB298C2" w14:textId="77777777" w:rsidR="00F93402" w:rsidRPr="00932B88" w:rsidRDefault="00F93402" w:rsidP="005C664D">
            <w:pPr>
              <w:jc w:val="both"/>
              <w:rPr>
                <w:rFonts w:ascii="Times New Roman" w:eastAsia="Calibri" w:hAnsi="Times New Roman" w:cs="Times New Roman"/>
              </w:rPr>
            </w:pPr>
            <w:r>
              <w:rPr>
                <w:rFonts w:ascii="Times New Roman" w:eastAsia="Calibri" w:hAnsi="Times New Roman" w:cs="Times New Roman"/>
              </w:rPr>
              <w:t>1. Người dùng click vào tên của thiết bị để vào trang xem biểu đồ trạng thái của thiết bị đó</w:t>
            </w:r>
          </w:p>
        </w:tc>
      </w:tr>
      <w:tr w:rsidR="00F93402" w14:paraId="0D6F4BB4"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09984672"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Điều kiện tiên quyết</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31D32CED" w14:textId="77777777" w:rsidR="00F93402" w:rsidRPr="00EB2F67" w:rsidRDefault="00F93402" w:rsidP="005C664D">
            <w:pPr>
              <w:jc w:val="both"/>
              <w:rPr>
                <w:rFonts w:ascii="Times New Roman" w:eastAsia="Calibri" w:hAnsi="Times New Roman" w:cs="Times New Roman"/>
              </w:rPr>
            </w:pPr>
            <w:r>
              <w:rPr>
                <w:rFonts w:ascii="Times New Roman" w:eastAsia="Calibri" w:hAnsi="Times New Roman" w:cs="Times New Roman"/>
              </w:rPr>
              <w:t>1, Đang ở trang chủ</w:t>
            </w:r>
          </w:p>
        </w:tc>
      </w:tr>
      <w:tr w:rsidR="00F93402" w14:paraId="300C8A85"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01B7F66F"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Điều kiện sau</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0975C317" w14:textId="77777777" w:rsidR="00F93402" w:rsidRPr="00001168" w:rsidRDefault="00F93402" w:rsidP="005C664D">
            <w:pPr>
              <w:jc w:val="both"/>
              <w:rPr>
                <w:rFonts w:ascii="Times New Roman" w:eastAsia="Calibri" w:hAnsi="Times New Roman" w:cs="Times New Roman"/>
              </w:rPr>
            </w:pPr>
            <w:r>
              <w:rPr>
                <w:rFonts w:ascii="Times New Roman" w:eastAsia="Calibri" w:hAnsi="Times New Roman" w:cs="Times New Roman"/>
              </w:rPr>
              <w:t xml:space="preserve">1. </w:t>
            </w:r>
          </w:p>
          <w:p w14:paraId="05C9F6C5" w14:textId="77777777" w:rsidR="00F93402" w:rsidRDefault="00F93402" w:rsidP="005C664D">
            <w:pPr>
              <w:suppressAutoHyphens/>
              <w:jc w:val="both"/>
              <w:rPr>
                <w:rFonts w:ascii="Times New Roman" w:eastAsia="Calibri" w:hAnsi="Times New Roman" w:cs="Times New Roman"/>
                <w:lang w:val="vi-VN"/>
              </w:rPr>
            </w:pPr>
          </w:p>
        </w:tc>
      </w:tr>
      <w:tr w:rsidR="00F93402" w14:paraId="344C1F3E" w14:textId="77777777" w:rsidTr="00F93402">
        <w:tc>
          <w:tcPr>
            <w:tcW w:w="2367"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14:paraId="6C2AEC47"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Thao tác chính</w:t>
            </w:r>
            <w:r w:rsidR="00F93402">
              <w:rPr>
                <w:rFonts w:ascii="Times New Roman" w:hAnsi="Times New Roman"/>
                <w:lang w:val="vi-VN"/>
              </w:rPr>
              <w:t>:</w:t>
            </w: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45B7628B" w14:textId="77777777"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Người Dùng</w:t>
            </w: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274C46FD" w14:textId="77777777"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Hệ Thống</w:t>
            </w:r>
          </w:p>
        </w:tc>
      </w:tr>
      <w:tr w:rsidR="00F93402" w14:paraId="2D5D604F" w14:textId="77777777" w:rsidTr="00F93402">
        <w:tc>
          <w:tcPr>
            <w:tcW w:w="0" w:type="auto"/>
            <w:vMerge/>
            <w:tcBorders>
              <w:top w:val="single" w:sz="4" w:space="0" w:color="000001"/>
              <w:left w:val="single" w:sz="4" w:space="0" w:color="000001"/>
              <w:bottom w:val="single" w:sz="4" w:space="0" w:color="000001"/>
              <w:right w:val="single" w:sz="4" w:space="0" w:color="000001"/>
            </w:tcBorders>
            <w:vAlign w:val="center"/>
            <w:hideMark/>
          </w:tcPr>
          <w:p w14:paraId="6757645D" w14:textId="77777777" w:rsidR="00F93402" w:rsidRDefault="00F93402" w:rsidP="005C664D">
            <w:pPr>
              <w:jc w:val="both"/>
              <w:rPr>
                <w:rFonts w:ascii="Times New Roman" w:eastAsia="Calibri" w:hAnsi="Times New Roman" w:cs="Times New Roman"/>
                <w:lang w:val="vi-VN"/>
              </w:rPr>
            </w:pP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tcPr>
          <w:p w14:paraId="1EB231A2" w14:textId="77777777" w:rsidR="00F93402" w:rsidRPr="00001168" w:rsidRDefault="00F93402" w:rsidP="005C664D">
            <w:pPr>
              <w:jc w:val="both"/>
              <w:rPr>
                <w:rFonts w:ascii="Times New Roman" w:eastAsia="Calibri" w:hAnsi="Times New Roman" w:cs="Times New Roman"/>
              </w:rPr>
            </w:pPr>
            <w:r>
              <w:rPr>
                <w:rFonts w:ascii="Times New Roman" w:hAnsi="Times New Roman"/>
              </w:rPr>
              <w:t>1. Người dùng click vào tên của thiết bị</w:t>
            </w: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3526D245" w14:textId="77777777" w:rsidR="00F93402" w:rsidRPr="00001168" w:rsidRDefault="00F93402" w:rsidP="005C664D">
            <w:pPr>
              <w:jc w:val="both"/>
              <w:rPr>
                <w:rFonts w:ascii="Times New Roman" w:eastAsia="Calibri" w:hAnsi="Times New Roman" w:cs="Times New Roman"/>
              </w:rPr>
            </w:pPr>
            <w:r>
              <w:rPr>
                <w:rFonts w:ascii="Times New Roman" w:hAnsi="Times New Roman"/>
              </w:rPr>
              <w:t>1. Hệ thống sẽ chuyển đến trang hiển thị biểu đồ trạng thái của thiết bị.</w:t>
            </w:r>
          </w:p>
        </w:tc>
      </w:tr>
      <w:tr w:rsidR="00F93402" w14:paraId="261415DB" w14:textId="77777777" w:rsidTr="00F93402">
        <w:tc>
          <w:tcPr>
            <w:tcW w:w="2367"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14:paraId="724475DC"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Thao tác khác</w:t>
            </w:r>
            <w:r w:rsidR="00F93402">
              <w:rPr>
                <w:rFonts w:ascii="Times New Roman" w:hAnsi="Times New Roman"/>
                <w:lang w:val="vi-VN"/>
              </w:rPr>
              <w:t>:</w:t>
            </w: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476A7DD8" w14:textId="77777777"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Người Dùng</w:t>
            </w: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5B6AAA4C" w14:textId="77777777"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Hệ Thống</w:t>
            </w:r>
          </w:p>
        </w:tc>
      </w:tr>
      <w:tr w:rsidR="00F93402" w14:paraId="702AABE9" w14:textId="77777777" w:rsidTr="00F93402">
        <w:tc>
          <w:tcPr>
            <w:tcW w:w="0" w:type="auto"/>
            <w:vMerge/>
            <w:tcBorders>
              <w:top w:val="single" w:sz="4" w:space="0" w:color="000001"/>
              <w:left w:val="single" w:sz="4" w:space="0" w:color="000001"/>
              <w:bottom w:val="single" w:sz="4" w:space="0" w:color="000001"/>
              <w:right w:val="single" w:sz="4" w:space="0" w:color="000001"/>
            </w:tcBorders>
            <w:vAlign w:val="center"/>
            <w:hideMark/>
          </w:tcPr>
          <w:p w14:paraId="6B9729C7" w14:textId="77777777" w:rsidR="00F93402" w:rsidRDefault="00F93402" w:rsidP="005C664D">
            <w:pPr>
              <w:jc w:val="both"/>
              <w:rPr>
                <w:rFonts w:ascii="Times New Roman" w:eastAsia="Calibri" w:hAnsi="Times New Roman" w:cs="Times New Roman"/>
                <w:lang w:val="vi-VN"/>
              </w:rPr>
            </w:pP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212AB27A" w14:textId="77777777" w:rsidR="00F93402" w:rsidRDefault="00F93402" w:rsidP="005C664D">
            <w:pPr>
              <w:jc w:val="both"/>
              <w:rPr>
                <w:rFonts w:ascii="Times New Roman" w:eastAsia="Calibri" w:hAnsi="Times New Roman" w:cs="Times New Roman"/>
                <w:lang w:val="vi-VN"/>
              </w:rPr>
            </w:pP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tcPr>
          <w:p w14:paraId="7E0DBD78" w14:textId="77777777" w:rsidR="00F93402" w:rsidRDefault="00F93402" w:rsidP="005C664D">
            <w:pPr>
              <w:jc w:val="both"/>
              <w:rPr>
                <w:rFonts w:ascii="Times New Roman" w:eastAsia="Calibri" w:hAnsi="Times New Roman" w:cs="Times New Roman"/>
                <w:lang w:val="vi-VN"/>
              </w:rPr>
            </w:pPr>
          </w:p>
        </w:tc>
      </w:tr>
      <w:tr w:rsidR="00F93402" w14:paraId="51C74A80"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30120BA5"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Ngoại lệ</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3F55987A" w14:textId="77777777" w:rsidR="00F93402" w:rsidRDefault="00F93402" w:rsidP="005C664D">
            <w:pPr>
              <w:suppressAutoHyphens/>
              <w:jc w:val="both"/>
              <w:rPr>
                <w:rFonts w:ascii="Times New Roman" w:eastAsia="Calibri" w:hAnsi="Times New Roman" w:cs="Times New Roman"/>
                <w:lang w:val="vi-VN"/>
              </w:rPr>
            </w:pPr>
          </w:p>
        </w:tc>
      </w:tr>
      <w:tr w:rsidR="00F93402" w14:paraId="37FF8C06"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6581E398"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Yêu cầu Usecase</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430528EB" w14:textId="77777777" w:rsidR="00F93402" w:rsidRPr="0053473B" w:rsidRDefault="00F93402" w:rsidP="005C664D">
            <w:pPr>
              <w:suppressAutoHyphens/>
              <w:jc w:val="both"/>
              <w:rPr>
                <w:rFonts w:ascii="Times New Roman" w:eastAsia="Calibri" w:hAnsi="Times New Roman" w:cs="Times New Roman"/>
              </w:rPr>
            </w:pPr>
            <w:r>
              <w:rPr>
                <w:rFonts w:ascii="Times New Roman" w:eastAsia="Calibri" w:hAnsi="Times New Roman" w:cs="Times New Roman"/>
              </w:rPr>
              <w:t>Usecase : Xem trạng thái các thiết bị</w:t>
            </w:r>
          </w:p>
        </w:tc>
      </w:tr>
      <w:tr w:rsidR="00F93402" w14:paraId="7BE67476"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61AB950C"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Yêu cầu đặc biệt</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0E81E985" w14:textId="77777777" w:rsidR="00F93402" w:rsidRDefault="00F93402" w:rsidP="005C664D">
            <w:pPr>
              <w:jc w:val="both"/>
              <w:rPr>
                <w:rFonts w:ascii="Times New Roman" w:eastAsia="Calibri" w:hAnsi="Times New Roman" w:cs="Times New Roman"/>
                <w:lang w:val="vi-VN"/>
              </w:rPr>
            </w:pPr>
            <w:r>
              <w:rPr>
                <w:rFonts w:ascii="Times New Roman" w:hAnsi="Times New Roman"/>
                <w:lang w:val="vi-VN"/>
              </w:rPr>
              <w:t>- Hệ thống máy chủ đang chạy ổn định</w:t>
            </w:r>
          </w:p>
          <w:p w14:paraId="28E845F8" w14:textId="77777777" w:rsidR="00F93402" w:rsidRPr="00001168" w:rsidRDefault="00F93402" w:rsidP="005C664D">
            <w:pPr>
              <w:jc w:val="both"/>
              <w:rPr>
                <w:rFonts w:ascii="Times New Roman" w:hAnsi="Times New Roman"/>
              </w:rPr>
            </w:pPr>
            <w:r>
              <w:rPr>
                <w:rFonts w:ascii="Times New Roman" w:hAnsi="Times New Roman"/>
              </w:rPr>
              <w:t xml:space="preserve">- Các IoT Platform và các service chạy ổn định </w:t>
            </w:r>
          </w:p>
          <w:p w14:paraId="71D10CD6" w14:textId="77777777" w:rsidR="00F93402" w:rsidRDefault="00F93402" w:rsidP="005C664D">
            <w:pPr>
              <w:suppressAutoHyphens/>
              <w:jc w:val="both"/>
              <w:rPr>
                <w:rFonts w:ascii="Times New Roman" w:eastAsia="Calibri" w:hAnsi="Times New Roman" w:cs="Times New Roman"/>
                <w:lang w:val="vi-VN"/>
              </w:rPr>
            </w:pPr>
          </w:p>
        </w:tc>
      </w:tr>
    </w:tbl>
    <w:p w14:paraId="530EC37C" w14:textId="77777777" w:rsidR="00F93402" w:rsidRPr="006B74D2" w:rsidRDefault="00F93402" w:rsidP="005C664D">
      <w:pPr>
        <w:pStyle w:val="Style1"/>
        <w:jc w:val="both"/>
      </w:pPr>
    </w:p>
    <w:p w14:paraId="786E462F" w14:textId="77777777" w:rsidR="00D66E7B" w:rsidRDefault="00D66E7B" w:rsidP="005C664D">
      <w:pPr>
        <w:pStyle w:val="Heading4"/>
        <w:jc w:val="both"/>
      </w:pPr>
      <w:proofErr w:type="gramStart"/>
      <w:r>
        <w:t>e</w:t>
      </w:r>
      <w:proofErr w:type="gramEnd"/>
      <w:r>
        <w:t>, UC05</w:t>
      </w:r>
    </w:p>
    <w:p w14:paraId="3987669F" w14:textId="77777777" w:rsidR="006B74D2" w:rsidRDefault="006B74D2" w:rsidP="00DC743A">
      <w:pPr>
        <w:keepNext/>
        <w:jc w:val="center"/>
      </w:pPr>
      <w:r>
        <w:rPr>
          <w:noProof/>
          <w:lang w:eastAsia="en-US" w:bidi="ar-SA"/>
        </w:rPr>
        <w:drawing>
          <wp:inline distT="0" distB="0" distL="0" distR="0" wp14:anchorId="71225378" wp14:editId="4CE90400">
            <wp:extent cx="4333875" cy="12287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 kich ban.png"/>
                    <pic:cNvPicPr/>
                  </pic:nvPicPr>
                  <pic:blipFill>
                    <a:blip r:embed="rId37">
                      <a:extLst>
                        <a:ext uri="{28A0092B-C50C-407E-A947-70E740481C1C}">
                          <a14:useLocalDpi xmlns:a14="http://schemas.microsoft.com/office/drawing/2010/main" val="0"/>
                        </a:ext>
                      </a:extLst>
                    </a:blip>
                    <a:stretch>
                      <a:fillRect/>
                    </a:stretch>
                  </pic:blipFill>
                  <pic:spPr>
                    <a:xfrm>
                      <a:off x="0" y="0"/>
                      <a:ext cx="4333875" cy="1228725"/>
                    </a:xfrm>
                    <a:prstGeom prst="rect">
                      <a:avLst/>
                    </a:prstGeom>
                  </pic:spPr>
                </pic:pic>
              </a:graphicData>
            </a:graphic>
          </wp:inline>
        </w:drawing>
      </w:r>
    </w:p>
    <w:p w14:paraId="1A78AAD2" w14:textId="01EA883F" w:rsidR="006B74D2" w:rsidRDefault="00D96386" w:rsidP="00DC743A">
      <w:pPr>
        <w:pStyle w:val="Caption"/>
        <w:jc w:val="center"/>
      </w:pPr>
      <w:bookmarkStart w:id="116" w:name="_Toc469902794"/>
      <w:bookmarkStart w:id="117" w:name="_Toc470105975"/>
      <w:bookmarkStart w:id="118" w:name="_Toc470201124"/>
      <w:proofErr w:type="gramStart"/>
      <w:r>
        <w:t>Hình</w:t>
      </w:r>
      <w:r w:rsidR="006B74D2">
        <w:t xml:space="preserve"> </w:t>
      </w:r>
      <w:fldSimple w:instr=" SEQ Figure \* ARABIC ">
        <w:r w:rsidR="00F045F1">
          <w:rPr>
            <w:noProof/>
          </w:rPr>
          <w:t>19</w:t>
        </w:r>
      </w:fldSimple>
      <w:r w:rsidR="006B74D2">
        <w:t>.</w:t>
      </w:r>
      <w:proofErr w:type="gramEnd"/>
      <w:r w:rsidR="006B74D2">
        <w:t xml:space="preserve"> Usecase </w:t>
      </w:r>
      <w:bookmarkEnd w:id="116"/>
      <w:r w:rsidR="00DC743A">
        <w:t>thêm kịch bản</w:t>
      </w:r>
      <w:bookmarkEnd w:id="117"/>
      <w:bookmarkEnd w:id="118"/>
    </w:p>
    <w:tbl>
      <w:tblPr>
        <w:tblW w:w="0" w:type="auto"/>
        <w:tblInd w:w="-152"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83" w:type="dxa"/>
        </w:tblCellMar>
        <w:tblLook w:val="04A0" w:firstRow="1" w:lastRow="0" w:firstColumn="1" w:lastColumn="0" w:noHBand="0" w:noVBand="1"/>
      </w:tblPr>
      <w:tblGrid>
        <w:gridCol w:w="2230"/>
        <w:gridCol w:w="2168"/>
        <w:gridCol w:w="613"/>
        <w:gridCol w:w="1453"/>
        <w:gridCol w:w="2666"/>
      </w:tblGrid>
      <w:tr w:rsidR="00F93402" w14:paraId="22410831"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223DF197"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Mã Use Case</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14:paraId="3D69E348" w14:textId="77777777" w:rsidR="00F93402" w:rsidRPr="009B6989" w:rsidRDefault="00F93402" w:rsidP="005C664D">
            <w:pPr>
              <w:suppressAutoHyphens/>
              <w:jc w:val="both"/>
              <w:rPr>
                <w:rFonts w:ascii="Times New Roman" w:eastAsia="Calibri" w:hAnsi="Times New Roman" w:cs="Times New Roman"/>
              </w:rPr>
            </w:pPr>
            <w:r>
              <w:rPr>
                <w:rFonts w:ascii="Times New Roman" w:hAnsi="Times New Roman"/>
                <w:lang w:val="vi-VN"/>
              </w:rPr>
              <w:t>UC</w:t>
            </w:r>
            <w:r>
              <w:rPr>
                <w:rFonts w:ascii="Times New Roman" w:hAnsi="Times New Roman"/>
              </w:rPr>
              <w:t>05</w:t>
            </w:r>
          </w:p>
        </w:tc>
      </w:tr>
      <w:tr w:rsidR="00F93402" w14:paraId="56E457AF"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33E3FAC5"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Tên Use Case</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14:paraId="4C182F88" w14:textId="77777777" w:rsidR="00F93402" w:rsidRPr="00F93402" w:rsidRDefault="00F93402" w:rsidP="005C664D">
            <w:pPr>
              <w:suppressAutoHyphens/>
              <w:jc w:val="both"/>
              <w:rPr>
                <w:rFonts w:ascii="Times New Roman" w:eastAsia="Calibri" w:hAnsi="Times New Roman" w:cs="Times New Roman"/>
              </w:rPr>
            </w:pPr>
            <w:r>
              <w:rPr>
                <w:rFonts w:ascii="Times New Roman" w:eastAsia="Calibri" w:hAnsi="Times New Roman" w:cs="Times New Roman"/>
              </w:rPr>
              <w:t>Thêm kịch bản</w:t>
            </w:r>
          </w:p>
        </w:tc>
      </w:tr>
      <w:tr w:rsidR="00F93402" w14:paraId="485B575B"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1104C844"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Người tạo</w:t>
            </w:r>
            <w:r w:rsidR="00F93402">
              <w:rPr>
                <w:rFonts w:ascii="Times New Roman" w:hAnsi="Times New Roman"/>
                <w:lang w:val="vi-VN"/>
              </w:rPr>
              <w:t>:</w:t>
            </w:r>
          </w:p>
        </w:tc>
        <w:tc>
          <w:tcPr>
            <w:tcW w:w="2269" w:type="dxa"/>
            <w:tcBorders>
              <w:top w:val="single" w:sz="4" w:space="0" w:color="000001"/>
              <w:left w:val="single" w:sz="4" w:space="0" w:color="000001"/>
              <w:bottom w:val="single" w:sz="4" w:space="0" w:color="000001"/>
              <w:right w:val="single" w:sz="4" w:space="0" w:color="000001"/>
            </w:tcBorders>
            <w:shd w:val="clear" w:color="auto" w:fill="FFFFFF"/>
            <w:hideMark/>
          </w:tcPr>
          <w:p w14:paraId="7F839D8F" w14:textId="77777777" w:rsidR="00F93402" w:rsidRPr="00932B88" w:rsidRDefault="00F93402" w:rsidP="005C664D">
            <w:pPr>
              <w:suppressAutoHyphens/>
              <w:jc w:val="both"/>
              <w:rPr>
                <w:rFonts w:ascii="Times New Roman" w:eastAsia="Calibri" w:hAnsi="Times New Roman" w:cs="Times New Roman"/>
              </w:rPr>
            </w:pPr>
            <w:r>
              <w:rPr>
                <w:rFonts w:ascii="Times New Roman" w:hAnsi="Times New Roman"/>
              </w:rPr>
              <w:t>Bùi Ngọc Luân</w:t>
            </w:r>
          </w:p>
        </w:tc>
        <w:tc>
          <w:tcPr>
            <w:tcW w:w="2179"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14:paraId="77407460" w14:textId="77777777"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Last Updated By:</w:t>
            </w:r>
          </w:p>
        </w:tc>
        <w:tc>
          <w:tcPr>
            <w:tcW w:w="2824" w:type="dxa"/>
            <w:tcBorders>
              <w:top w:val="single" w:sz="4" w:space="0" w:color="000001"/>
              <w:left w:val="single" w:sz="4" w:space="0" w:color="000001"/>
              <w:bottom w:val="single" w:sz="4" w:space="0" w:color="000001"/>
              <w:right w:val="single" w:sz="4" w:space="0" w:color="000001"/>
            </w:tcBorders>
            <w:shd w:val="clear" w:color="auto" w:fill="FFFFFF"/>
            <w:hideMark/>
          </w:tcPr>
          <w:p w14:paraId="7EBD89C5" w14:textId="77777777" w:rsidR="00F93402" w:rsidRPr="00932B88" w:rsidRDefault="00F93402" w:rsidP="005C664D">
            <w:pPr>
              <w:suppressAutoHyphens/>
              <w:jc w:val="both"/>
              <w:rPr>
                <w:rFonts w:ascii="Times New Roman" w:eastAsia="Calibri" w:hAnsi="Times New Roman" w:cs="Times New Roman"/>
              </w:rPr>
            </w:pPr>
            <w:r>
              <w:rPr>
                <w:rFonts w:ascii="Times New Roman" w:hAnsi="Times New Roman"/>
              </w:rPr>
              <w:t>Bùi Ngọc Luân</w:t>
            </w:r>
          </w:p>
        </w:tc>
      </w:tr>
      <w:tr w:rsidR="00F93402" w14:paraId="21F86CD1" w14:textId="77777777" w:rsidTr="00F93402">
        <w:trPr>
          <w:trHeight w:val="417"/>
        </w:trPr>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73332395" w14:textId="77777777"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Date Created:</w:t>
            </w:r>
          </w:p>
        </w:tc>
        <w:tc>
          <w:tcPr>
            <w:tcW w:w="2269" w:type="dxa"/>
            <w:tcBorders>
              <w:top w:val="single" w:sz="4" w:space="0" w:color="000001"/>
              <w:left w:val="single" w:sz="4" w:space="0" w:color="000001"/>
              <w:bottom w:val="single" w:sz="4" w:space="0" w:color="000001"/>
              <w:right w:val="single" w:sz="4" w:space="0" w:color="000001"/>
            </w:tcBorders>
            <w:shd w:val="clear" w:color="auto" w:fill="FFFFFF"/>
            <w:hideMark/>
          </w:tcPr>
          <w:p w14:paraId="0BE9100E" w14:textId="77777777" w:rsidR="00F93402" w:rsidRPr="00932B88" w:rsidRDefault="00F93402" w:rsidP="005C664D">
            <w:pPr>
              <w:suppressAutoHyphens/>
              <w:jc w:val="both"/>
              <w:rPr>
                <w:rFonts w:ascii="Times New Roman" w:eastAsia="Calibri" w:hAnsi="Times New Roman" w:cs="Times New Roman"/>
              </w:rPr>
            </w:pPr>
            <w:r>
              <w:rPr>
                <w:rFonts w:ascii="Times New Roman" w:eastAsia="Calibri" w:hAnsi="Times New Roman" w:cs="Times New Roman"/>
              </w:rPr>
              <w:t>10/12/2016</w:t>
            </w:r>
          </w:p>
        </w:tc>
        <w:tc>
          <w:tcPr>
            <w:tcW w:w="2179"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14:paraId="0719A58F" w14:textId="77777777"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Date Last Updated:</w:t>
            </w:r>
          </w:p>
        </w:tc>
        <w:tc>
          <w:tcPr>
            <w:tcW w:w="2824" w:type="dxa"/>
            <w:tcBorders>
              <w:top w:val="single" w:sz="4" w:space="0" w:color="000001"/>
              <w:left w:val="single" w:sz="4" w:space="0" w:color="000001"/>
              <w:bottom w:val="single" w:sz="4" w:space="0" w:color="000001"/>
              <w:right w:val="single" w:sz="4" w:space="0" w:color="000001"/>
            </w:tcBorders>
            <w:shd w:val="clear" w:color="auto" w:fill="FFFFFF"/>
            <w:hideMark/>
          </w:tcPr>
          <w:p w14:paraId="7DF10276" w14:textId="77777777" w:rsidR="00F93402" w:rsidRPr="00932B88" w:rsidRDefault="00F93402" w:rsidP="005C664D">
            <w:pPr>
              <w:suppressAutoHyphens/>
              <w:jc w:val="both"/>
              <w:rPr>
                <w:rFonts w:ascii="Times New Roman" w:eastAsia="Calibri" w:hAnsi="Times New Roman" w:cs="Times New Roman"/>
              </w:rPr>
            </w:pPr>
            <w:r>
              <w:rPr>
                <w:rFonts w:ascii="Times New Roman" w:hAnsi="Times New Roman"/>
              </w:rPr>
              <w:t>10/12/2016</w:t>
            </w:r>
          </w:p>
        </w:tc>
      </w:tr>
      <w:tr w:rsidR="00F93402" w14:paraId="17216CFC" w14:textId="77777777" w:rsidTr="00F93402">
        <w:trPr>
          <w:trHeight w:val="417"/>
        </w:trPr>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527362D2"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Tác nhân</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14:paraId="2FA2E469" w14:textId="77777777" w:rsidR="00F93402" w:rsidRPr="00932B88" w:rsidRDefault="00F93402" w:rsidP="005C664D">
            <w:pPr>
              <w:suppressAutoHyphens/>
              <w:jc w:val="both"/>
              <w:rPr>
                <w:rFonts w:ascii="Times New Roman" w:eastAsia="Calibri" w:hAnsi="Times New Roman" w:cs="Times New Roman"/>
              </w:rPr>
            </w:pPr>
            <w:r>
              <w:rPr>
                <w:rFonts w:ascii="Times New Roman" w:hAnsi="Times New Roman"/>
              </w:rPr>
              <w:t>Lập trình viên</w:t>
            </w:r>
          </w:p>
        </w:tc>
      </w:tr>
      <w:tr w:rsidR="00F93402" w14:paraId="1341B5B6"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785EB50B"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Tác nhân</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64545B5C" w14:textId="77777777" w:rsidR="00F93402" w:rsidRPr="00932B88" w:rsidRDefault="00F93402" w:rsidP="005C664D">
            <w:pPr>
              <w:jc w:val="both"/>
              <w:rPr>
                <w:rFonts w:ascii="Times New Roman" w:eastAsia="Calibri" w:hAnsi="Times New Roman" w:cs="Times New Roman"/>
              </w:rPr>
            </w:pPr>
            <w:r>
              <w:t>Người dùng add thêm file script vào trong folder mặc định để thêm kịch bản vào hệ thống</w:t>
            </w:r>
          </w:p>
        </w:tc>
      </w:tr>
      <w:tr w:rsidR="00F93402" w14:paraId="32A9783D"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5AE4C010" w14:textId="77777777"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Trigger:</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14A90174" w14:textId="77777777" w:rsidR="00F93402" w:rsidRPr="00F93402" w:rsidRDefault="00F93402" w:rsidP="005C664D">
            <w:pPr>
              <w:jc w:val="both"/>
              <w:rPr>
                <w:rFonts w:ascii="Times New Roman" w:eastAsia="Calibri" w:hAnsi="Times New Roman" w:cs="Times New Roman"/>
              </w:rPr>
            </w:pPr>
            <w:r>
              <w:rPr>
                <w:rFonts w:ascii="Times New Roman" w:hAnsi="Times New Roman"/>
                <w:lang w:val="vi-VN"/>
              </w:rPr>
              <w:t xml:space="preserve">1. </w:t>
            </w:r>
            <w:r>
              <w:rPr>
                <w:rFonts w:ascii="Times New Roman" w:hAnsi="Times New Roman"/>
              </w:rPr>
              <w:t>Copy file kịch bản vào trong folder</w:t>
            </w:r>
            <w:r w:rsidR="008A466D">
              <w:rPr>
                <w:rFonts w:ascii="Times New Roman" w:hAnsi="Times New Roman"/>
              </w:rPr>
              <w:t xml:space="preserve"> script</w:t>
            </w:r>
          </w:p>
        </w:tc>
      </w:tr>
      <w:tr w:rsidR="00F93402" w14:paraId="0C9D67E6"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2A767F5F"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Điều kiện tiên quyết</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1F0136BB" w14:textId="77777777" w:rsidR="00F93402" w:rsidRPr="00EB2F67" w:rsidRDefault="00F93402" w:rsidP="005C664D">
            <w:pPr>
              <w:jc w:val="both"/>
              <w:rPr>
                <w:rFonts w:ascii="Times New Roman" w:eastAsia="Calibri" w:hAnsi="Times New Roman" w:cs="Times New Roman"/>
              </w:rPr>
            </w:pPr>
            <w:r>
              <w:rPr>
                <w:rFonts w:ascii="Times New Roman" w:eastAsia="Calibri" w:hAnsi="Times New Roman" w:cs="Times New Roman"/>
              </w:rPr>
              <w:t xml:space="preserve">1, </w:t>
            </w:r>
          </w:p>
        </w:tc>
      </w:tr>
      <w:tr w:rsidR="00F93402" w14:paraId="66CCFF99"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0DA78C5E"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Điều kiện sau</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6FC0B342" w14:textId="77777777" w:rsidR="00F93402" w:rsidRPr="00001168" w:rsidRDefault="00F93402" w:rsidP="005C664D">
            <w:pPr>
              <w:jc w:val="both"/>
              <w:rPr>
                <w:rFonts w:ascii="Times New Roman" w:eastAsia="Calibri" w:hAnsi="Times New Roman" w:cs="Times New Roman"/>
              </w:rPr>
            </w:pPr>
            <w:r>
              <w:rPr>
                <w:rFonts w:ascii="Times New Roman" w:eastAsia="Calibri" w:hAnsi="Times New Roman" w:cs="Times New Roman"/>
              </w:rPr>
              <w:t xml:space="preserve">1. </w:t>
            </w:r>
            <w:r w:rsidR="008A466D">
              <w:rPr>
                <w:rFonts w:ascii="Times New Roman" w:eastAsia="Calibri" w:hAnsi="Times New Roman" w:cs="Times New Roman"/>
              </w:rPr>
              <w:t>Hệ thống không báo lỗi</w:t>
            </w:r>
          </w:p>
          <w:p w14:paraId="4EA9E542" w14:textId="77777777" w:rsidR="00F93402" w:rsidRDefault="00F93402" w:rsidP="005C664D">
            <w:pPr>
              <w:suppressAutoHyphens/>
              <w:jc w:val="both"/>
              <w:rPr>
                <w:rFonts w:ascii="Times New Roman" w:eastAsia="Calibri" w:hAnsi="Times New Roman" w:cs="Times New Roman"/>
                <w:lang w:val="vi-VN"/>
              </w:rPr>
            </w:pPr>
          </w:p>
        </w:tc>
      </w:tr>
      <w:tr w:rsidR="00F93402" w14:paraId="2915D0FC" w14:textId="77777777" w:rsidTr="00F93402">
        <w:tc>
          <w:tcPr>
            <w:tcW w:w="2367"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14:paraId="61767CA0"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Thao tác chính</w:t>
            </w:r>
            <w:r w:rsidR="00F93402">
              <w:rPr>
                <w:rFonts w:ascii="Times New Roman" w:hAnsi="Times New Roman"/>
                <w:lang w:val="vi-VN"/>
              </w:rPr>
              <w:t>:</w:t>
            </w: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1998037C" w14:textId="77777777"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Người Dùng</w:t>
            </w: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77CA5B19" w14:textId="77777777"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Hệ Thống</w:t>
            </w:r>
          </w:p>
        </w:tc>
      </w:tr>
      <w:tr w:rsidR="00F93402" w14:paraId="28ABB0C9" w14:textId="77777777" w:rsidTr="00F93402">
        <w:tc>
          <w:tcPr>
            <w:tcW w:w="0" w:type="auto"/>
            <w:vMerge/>
            <w:tcBorders>
              <w:top w:val="single" w:sz="4" w:space="0" w:color="000001"/>
              <w:left w:val="single" w:sz="4" w:space="0" w:color="000001"/>
              <w:bottom w:val="single" w:sz="4" w:space="0" w:color="000001"/>
              <w:right w:val="single" w:sz="4" w:space="0" w:color="000001"/>
            </w:tcBorders>
            <w:vAlign w:val="center"/>
            <w:hideMark/>
          </w:tcPr>
          <w:p w14:paraId="44FF139C" w14:textId="77777777" w:rsidR="00F93402" w:rsidRDefault="00F93402" w:rsidP="005C664D">
            <w:pPr>
              <w:jc w:val="both"/>
              <w:rPr>
                <w:rFonts w:ascii="Times New Roman" w:eastAsia="Calibri" w:hAnsi="Times New Roman" w:cs="Times New Roman"/>
                <w:lang w:val="vi-VN"/>
              </w:rPr>
            </w:pP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tcPr>
          <w:p w14:paraId="08A02D21" w14:textId="77777777" w:rsidR="00F93402" w:rsidRPr="00001168" w:rsidRDefault="00F93402" w:rsidP="005C664D">
            <w:pPr>
              <w:jc w:val="both"/>
              <w:rPr>
                <w:rFonts w:ascii="Times New Roman" w:eastAsia="Calibri" w:hAnsi="Times New Roman" w:cs="Times New Roman"/>
              </w:rPr>
            </w:pPr>
            <w:r>
              <w:rPr>
                <w:rFonts w:ascii="Times New Roman" w:hAnsi="Times New Roman"/>
              </w:rPr>
              <w:t xml:space="preserve">1. </w:t>
            </w:r>
            <w:r w:rsidR="008A466D">
              <w:rPr>
                <w:rFonts w:ascii="Times New Roman" w:hAnsi="Times New Roman"/>
              </w:rPr>
              <w:t>Copy file kịch bản vào thư mục định sẵn</w:t>
            </w: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03EFFC38" w14:textId="77777777" w:rsidR="00F93402" w:rsidRPr="00001168" w:rsidRDefault="00F93402" w:rsidP="005C664D">
            <w:pPr>
              <w:jc w:val="both"/>
              <w:rPr>
                <w:rFonts w:ascii="Times New Roman" w:eastAsia="Calibri" w:hAnsi="Times New Roman" w:cs="Times New Roman"/>
              </w:rPr>
            </w:pPr>
            <w:r>
              <w:rPr>
                <w:rFonts w:ascii="Times New Roman" w:hAnsi="Times New Roman"/>
              </w:rPr>
              <w:t xml:space="preserve">1. </w:t>
            </w:r>
            <w:r w:rsidR="008A466D">
              <w:rPr>
                <w:rFonts w:ascii="Times New Roman" w:hAnsi="Times New Roman"/>
              </w:rPr>
              <w:t>Thực hiện cập nhật và chạy kịch bản</w:t>
            </w:r>
          </w:p>
        </w:tc>
      </w:tr>
      <w:tr w:rsidR="00F93402" w14:paraId="715015FA" w14:textId="77777777" w:rsidTr="00F93402">
        <w:tc>
          <w:tcPr>
            <w:tcW w:w="2367"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14:paraId="5DA9CA96"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Thao tác khác</w:t>
            </w:r>
            <w:r w:rsidR="00F93402">
              <w:rPr>
                <w:rFonts w:ascii="Times New Roman" w:hAnsi="Times New Roman"/>
                <w:lang w:val="vi-VN"/>
              </w:rPr>
              <w:t>:</w:t>
            </w: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55CDC5D7" w14:textId="77777777"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Người Dùng</w:t>
            </w: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522BB1C8" w14:textId="77777777"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Hệ Thống</w:t>
            </w:r>
          </w:p>
        </w:tc>
      </w:tr>
      <w:tr w:rsidR="00F93402" w14:paraId="1B45B06A" w14:textId="77777777" w:rsidTr="00F93402">
        <w:tc>
          <w:tcPr>
            <w:tcW w:w="0" w:type="auto"/>
            <w:vMerge/>
            <w:tcBorders>
              <w:top w:val="single" w:sz="4" w:space="0" w:color="000001"/>
              <w:left w:val="single" w:sz="4" w:space="0" w:color="000001"/>
              <w:bottom w:val="single" w:sz="4" w:space="0" w:color="000001"/>
              <w:right w:val="single" w:sz="4" w:space="0" w:color="000001"/>
            </w:tcBorders>
            <w:vAlign w:val="center"/>
            <w:hideMark/>
          </w:tcPr>
          <w:p w14:paraId="28680D3C" w14:textId="77777777" w:rsidR="00F93402" w:rsidRDefault="00F93402" w:rsidP="005C664D">
            <w:pPr>
              <w:jc w:val="both"/>
              <w:rPr>
                <w:rFonts w:ascii="Times New Roman" w:eastAsia="Calibri" w:hAnsi="Times New Roman" w:cs="Times New Roman"/>
                <w:lang w:val="vi-VN"/>
              </w:rPr>
            </w:pP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3AD0828D" w14:textId="77777777" w:rsidR="00F93402" w:rsidRDefault="00F93402" w:rsidP="005C664D">
            <w:pPr>
              <w:jc w:val="both"/>
              <w:rPr>
                <w:rFonts w:ascii="Times New Roman" w:eastAsia="Calibri" w:hAnsi="Times New Roman" w:cs="Times New Roman"/>
                <w:lang w:val="vi-VN"/>
              </w:rPr>
            </w:pP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tcPr>
          <w:p w14:paraId="6C2D2733" w14:textId="77777777" w:rsidR="00F93402" w:rsidRDefault="00F93402" w:rsidP="005C664D">
            <w:pPr>
              <w:jc w:val="both"/>
              <w:rPr>
                <w:rFonts w:ascii="Times New Roman" w:eastAsia="Calibri" w:hAnsi="Times New Roman" w:cs="Times New Roman"/>
                <w:lang w:val="vi-VN"/>
              </w:rPr>
            </w:pPr>
          </w:p>
        </w:tc>
      </w:tr>
      <w:tr w:rsidR="00F93402" w14:paraId="6FA0D762"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5B8D80BD"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Ngoại lệ</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5E90AF45" w14:textId="77777777" w:rsidR="00F93402" w:rsidRDefault="00F93402" w:rsidP="005C664D">
            <w:pPr>
              <w:suppressAutoHyphens/>
              <w:jc w:val="both"/>
              <w:rPr>
                <w:rFonts w:ascii="Times New Roman" w:eastAsia="Calibri" w:hAnsi="Times New Roman" w:cs="Times New Roman"/>
                <w:lang w:val="vi-VN"/>
              </w:rPr>
            </w:pPr>
          </w:p>
        </w:tc>
      </w:tr>
      <w:tr w:rsidR="00F93402" w14:paraId="4F1D8397"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0873CB55"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lastRenderedPageBreak/>
              <w:t>Yêu cầu Usecase</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5D4C31C0" w14:textId="77777777" w:rsidR="00F93402" w:rsidRPr="0053473B" w:rsidRDefault="00F93402" w:rsidP="005C664D">
            <w:pPr>
              <w:suppressAutoHyphens/>
              <w:jc w:val="both"/>
              <w:rPr>
                <w:rFonts w:ascii="Times New Roman" w:eastAsia="Calibri" w:hAnsi="Times New Roman" w:cs="Times New Roman"/>
              </w:rPr>
            </w:pPr>
            <w:r>
              <w:rPr>
                <w:rFonts w:ascii="Times New Roman" w:eastAsia="Calibri" w:hAnsi="Times New Roman" w:cs="Times New Roman"/>
              </w:rPr>
              <w:t>Usecase : Xem trạng thái các thiết bị</w:t>
            </w:r>
          </w:p>
        </w:tc>
      </w:tr>
      <w:tr w:rsidR="00F93402" w14:paraId="2F9C9D14"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3A4E26D3"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Yêu cầu đặc biệt</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633446DD" w14:textId="77777777" w:rsidR="00F93402" w:rsidRDefault="00F93402" w:rsidP="005C664D">
            <w:pPr>
              <w:jc w:val="both"/>
              <w:rPr>
                <w:rFonts w:ascii="Times New Roman" w:eastAsia="Calibri" w:hAnsi="Times New Roman" w:cs="Times New Roman"/>
                <w:lang w:val="vi-VN"/>
              </w:rPr>
            </w:pPr>
            <w:r>
              <w:rPr>
                <w:rFonts w:ascii="Times New Roman" w:hAnsi="Times New Roman"/>
                <w:lang w:val="vi-VN"/>
              </w:rPr>
              <w:t>- Hệ thống máy chủ đang chạy ổn định</w:t>
            </w:r>
          </w:p>
          <w:p w14:paraId="678F80CC" w14:textId="77777777" w:rsidR="00F93402" w:rsidRPr="00001168" w:rsidRDefault="00F93402" w:rsidP="005C664D">
            <w:pPr>
              <w:jc w:val="both"/>
              <w:rPr>
                <w:rFonts w:ascii="Times New Roman" w:hAnsi="Times New Roman"/>
              </w:rPr>
            </w:pPr>
            <w:r>
              <w:rPr>
                <w:rFonts w:ascii="Times New Roman" w:hAnsi="Times New Roman"/>
              </w:rPr>
              <w:t xml:space="preserve">- Các IoT Platform và các service chạy ổn định </w:t>
            </w:r>
          </w:p>
          <w:p w14:paraId="074CFD43" w14:textId="77777777" w:rsidR="00F93402" w:rsidRDefault="00F93402" w:rsidP="005C664D">
            <w:pPr>
              <w:suppressAutoHyphens/>
              <w:jc w:val="both"/>
              <w:rPr>
                <w:rFonts w:ascii="Times New Roman" w:eastAsia="Calibri" w:hAnsi="Times New Roman" w:cs="Times New Roman"/>
                <w:lang w:val="vi-VN"/>
              </w:rPr>
            </w:pPr>
          </w:p>
        </w:tc>
      </w:tr>
    </w:tbl>
    <w:p w14:paraId="6A290E2F" w14:textId="77777777" w:rsidR="00D66E7B" w:rsidRDefault="00D66E7B" w:rsidP="005C664D">
      <w:pPr>
        <w:pStyle w:val="Heading4"/>
        <w:jc w:val="both"/>
      </w:pPr>
      <w:proofErr w:type="gramStart"/>
      <w:r>
        <w:t>f</w:t>
      </w:r>
      <w:proofErr w:type="gramEnd"/>
      <w:r>
        <w:t>, UC06</w:t>
      </w:r>
    </w:p>
    <w:p w14:paraId="44120B53" w14:textId="77777777" w:rsidR="006B74D2" w:rsidRDefault="006B74D2" w:rsidP="00AB24A8">
      <w:pPr>
        <w:keepNext/>
        <w:jc w:val="center"/>
      </w:pPr>
      <w:r>
        <w:rPr>
          <w:noProof/>
          <w:lang w:eastAsia="en-US" w:bidi="ar-SA"/>
        </w:rPr>
        <w:drawing>
          <wp:inline distT="0" distB="0" distL="0" distR="0" wp14:anchorId="224B52F0" wp14:editId="345A262E">
            <wp:extent cx="4146331" cy="12381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oa kich ban.png"/>
                    <pic:cNvPicPr/>
                  </pic:nvPicPr>
                  <pic:blipFill>
                    <a:blip r:embed="rId38">
                      <a:extLst>
                        <a:ext uri="{28A0092B-C50C-407E-A947-70E740481C1C}">
                          <a14:useLocalDpi xmlns:a14="http://schemas.microsoft.com/office/drawing/2010/main" val="0"/>
                        </a:ext>
                      </a:extLst>
                    </a:blip>
                    <a:stretch>
                      <a:fillRect/>
                    </a:stretch>
                  </pic:blipFill>
                  <pic:spPr>
                    <a:xfrm>
                      <a:off x="0" y="0"/>
                      <a:ext cx="4146330" cy="1238140"/>
                    </a:xfrm>
                    <a:prstGeom prst="rect">
                      <a:avLst/>
                    </a:prstGeom>
                  </pic:spPr>
                </pic:pic>
              </a:graphicData>
            </a:graphic>
          </wp:inline>
        </w:drawing>
      </w:r>
    </w:p>
    <w:p w14:paraId="0349385C" w14:textId="3A5E70FA" w:rsidR="006B74D2" w:rsidRDefault="00D96386" w:rsidP="00DC743A">
      <w:pPr>
        <w:pStyle w:val="Caption"/>
        <w:jc w:val="center"/>
      </w:pPr>
      <w:bookmarkStart w:id="119" w:name="_Toc469902795"/>
      <w:bookmarkStart w:id="120" w:name="_Toc470105976"/>
      <w:bookmarkStart w:id="121" w:name="_Toc470201125"/>
      <w:proofErr w:type="gramStart"/>
      <w:r>
        <w:t>Hình</w:t>
      </w:r>
      <w:r w:rsidR="006B74D2">
        <w:t xml:space="preserve"> </w:t>
      </w:r>
      <w:fldSimple w:instr=" SEQ Figure \* ARABIC ">
        <w:r w:rsidR="00F045F1">
          <w:rPr>
            <w:noProof/>
          </w:rPr>
          <w:t>20</w:t>
        </w:r>
      </w:fldSimple>
      <w:r w:rsidR="006B74D2">
        <w:t>.</w:t>
      </w:r>
      <w:proofErr w:type="gramEnd"/>
      <w:r w:rsidR="006B74D2">
        <w:t xml:space="preserve"> Usecas</w:t>
      </w:r>
      <w:bookmarkEnd w:id="119"/>
      <w:r w:rsidR="00DC743A">
        <w:t>e xóa kịch bản</w:t>
      </w:r>
      <w:bookmarkEnd w:id="120"/>
      <w:bookmarkEnd w:id="121"/>
    </w:p>
    <w:tbl>
      <w:tblPr>
        <w:tblW w:w="0" w:type="auto"/>
        <w:tblInd w:w="-152"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83" w:type="dxa"/>
        </w:tblCellMar>
        <w:tblLook w:val="04A0" w:firstRow="1" w:lastRow="0" w:firstColumn="1" w:lastColumn="0" w:noHBand="0" w:noVBand="1"/>
      </w:tblPr>
      <w:tblGrid>
        <w:gridCol w:w="2230"/>
        <w:gridCol w:w="2168"/>
        <w:gridCol w:w="613"/>
        <w:gridCol w:w="1453"/>
        <w:gridCol w:w="2666"/>
      </w:tblGrid>
      <w:tr w:rsidR="005F4BC3" w14:paraId="5CCEA28C"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2B03E6A8" w14:textId="77777777" w:rsidR="005F4BC3" w:rsidRDefault="00FD6C3D" w:rsidP="005C664D">
            <w:pPr>
              <w:suppressAutoHyphens/>
              <w:jc w:val="both"/>
              <w:rPr>
                <w:rFonts w:ascii="Times New Roman" w:eastAsia="Calibri" w:hAnsi="Times New Roman" w:cs="Times New Roman"/>
                <w:lang w:val="vi-VN"/>
              </w:rPr>
            </w:pPr>
            <w:r>
              <w:rPr>
                <w:rFonts w:ascii="Times New Roman" w:hAnsi="Times New Roman"/>
                <w:lang w:val="vi-VN"/>
              </w:rPr>
              <w:t>Mã Use Case</w:t>
            </w:r>
            <w:r w:rsidR="005F4BC3">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14:paraId="4FB48E94" w14:textId="77777777" w:rsidR="005F4BC3" w:rsidRPr="009B6989" w:rsidRDefault="005F4BC3" w:rsidP="005C664D">
            <w:pPr>
              <w:suppressAutoHyphens/>
              <w:jc w:val="both"/>
              <w:rPr>
                <w:rFonts w:ascii="Times New Roman" w:eastAsia="Calibri" w:hAnsi="Times New Roman" w:cs="Times New Roman"/>
              </w:rPr>
            </w:pPr>
            <w:r>
              <w:rPr>
                <w:rFonts w:ascii="Times New Roman" w:hAnsi="Times New Roman"/>
                <w:lang w:val="vi-VN"/>
              </w:rPr>
              <w:t>UC</w:t>
            </w:r>
            <w:r>
              <w:rPr>
                <w:rFonts w:ascii="Times New Roman" w:hAnsi="Times New Roman"/>
              </w:rPr>
              <w:t>06</w:t>
            </w:r>
          </w:p>
        </w:tc>
      </w:tr>
      <w:tr w:rsidR="005F4BC3" w14:paraId="15C51517"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7E3ECC71" w14:textId="77777777" w:rsidR="005F4BC3" w:rsidRDefault="00FD6C3D" w:rsidP="005C664D">
            <w:pPr>
              <w:suppressAutoHyphens/>
              <w:jc w:val="both"/>
              <w:rPr>
                <w:rFonts w:ascii="Times New Roman" w:eastAsia="Calibri" w:hAnsi="Times New Roman" w:cs="Times New Roman"/>
                <w:lang w:val="vi-VN"/>
              </w:rPr>
            </w:pPr>
            <w:r>
              <w:rPr>
                <w:rFonts w:ascii="Times New Roman" w:hAnsi="Times New Roman"/>
                <w:lang w:val="vi-VN"/>
              </w:rPr>
              <w:t>Tên Use Case</w:t>
            </w:r>
            <w:r w:rsidR="005F4BC3">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14:paraId="4A36075B" w14:textId="77777777" w:rsidR="005F4BC3" w:rsidRPr="00F93402" w:rsidRDefault="005F4BC3" w:rsidP="005C664D">
            <w:pPr>
              <w:suppressAutoHyphens/>
              <w:jc w:val="both"/>
              <w:rPr>
                <w:rFonts w:ascii="Times New Roman" w:eastAsia="Calibri" w:hAnsi="Times New Roman" w:cs="Times New Roman"/>
              </w:rPr>
            </w:pPr>
            <w:r>
              <w:rPr>
                <w:rFonts w:ascii="Times New Roman" w:eastAsia="Calibri" w:hAnsi="Times New Roman" w:cs="Times New Roman"/>
              </w:rPr>
              <w:t>Xóa kịch bản</w:t>
            </w:r>
          </w:p>
        </w:tc>
      </w:tr>
      <w:tr w:rsidR="005F4BC3" w14:paraId="41332C78"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44C6BD77" w14:textId="77777777" w:rsidR="005F4BC3" w:rsidRDefault="00FD6C3D" w:rsidP="005C664D">
            <w:pPr>
              <w:suppressAutoHyphens/>
              <w:jc w:val="both"/>
              <w:rPr>
                <w:rFonts w:ascii="Times New Roman" w:eastAsia="Calibri" w:hAnsi="Times New Roman" w:cs="Times New Roman"/>
                <w:lang w:val="vi-VN"/>
              </w:rPr>
            </w:pPr>
            <w:r>
              <w:rPr>
                <w:rFonts w:ascii="Times New Roman" w:hAnsi="Times New Roman"/>
                <w:lang w:val="vi-VN"/>
              </w:rPr>
              <w:t>Người tạo</w:t>
            </w:r>
            <w:r w:rsidR="005F4BC3">
              <w:rPr>
                <w:rFonts w:ascii="Times New Roman" w:hAnsi="Times New Roman"/>
                <w:lang w:val="vi-VN"/>
              </w:rPr>
              <w:t>:</w:t>
            </w:r>
          </w:p>
        </w:tc>
        <w:tc>
          <w:tcPr>
            <w:tcW w:w="2269" w:type="dxa"/>
            <w:tcBorders>
              <w:top w:val="single" w:sz="4" w:space="0" w:color="000001"/>
              <w:left w:val="single" w:sz="4" w:space="0" w:color="000001"/>
              <w:bottom w:val="single" w:sz="4" w:space="0" w:color="000001"/>
              <w:right w:val="single" w:sz="4" w:space="0" w:color="000001"/>
            </w:tcBorders>
            <w:shd w:val="clear" w:color="auto" w:fill="FFFFFF"/>
            <w:hideMark/>
          </w:tcPr>
          <w:p w14:paraId="175F5B38" w14:textId="77777777" w:rsidR="005F4BC3" w:rsidRPr="00932B88" w:rsidRDefault="005F4BC3" w:rsidP="005C664D">
            <w:pPr>
              <w:suppressAutoHyphens/>
              <w:jc w:val="both"/>
              <w:rPr>
                <w:rFonts w:ascii="Times New Roman" w:eastAsia="Calibri" w:hAnsi="Times New Roman" w:cs="Times New Roman"/>
              </w:rPr>
            </w:pPr>
            <w:r>
              <w:rPr>
                <w:rFonts w:ascii="Times New Roman" w:hAnsi="Times New Roman"/>
              </w:rPr>
              <w:t>Bùi Ngọc Luân</w:t>
            </w:r>
          </w:p>
        </w:tc>
        <w:tc>
          <w:tcPr>
            <w:tcW w:w="2179"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14:paraId="403B36C8" w14:textId="77777777" w:rsidR="005F4BC3" w:rsidRDefault="005F4BC3" w:rsidP="005C664D">
            <w:pPr>
              <w:suppressAutoHyphens/>
              <w:jc w:val="both"/>
              <w:rPr>
                <w:rFonts w:ascii="Times New Roman" w:eastAsia="Calibri" w:hAnsi="Times New Roman" w:cs="Times New Roman"/>
                <w:lang w:val="vi-VN"/>
              </w:rPr>
            </w:pPr>
            <w:r>
              <w:rPr>
                <w:rFonts w:ascii="Times New Roman" w:hAnsi="Times New Roman"/>
                <w:lang w:val="vi-VN"/>
              </w:rPr>
              <w:t>Last Updated By:</w:t>
            </w:r>
          </w:p>
        </w:tc>
        <w:tc>
          <w:tcPr>
            <w:tcW w:w="2824" w:type="dxa"/>
            <w:tcBorders>
              <w:top w:val="single" w:sz="4" w:space="0" w:color="000001"/>
              <w:left w:val="single" w:sz="4" w:space="0" w:color="000001"/>
              <w:bottom w:val="single" w:sz="4" w:space="0" w:color="000001"/>
              <w:right w:val="single" w:sz="4" w:space="0" w:color="000001"/>
            </w:tcBorders>
            <w:shd w:val="clear" w:color="auto" w:fill="FFFFFF"/>
            <w:hideMark/>
          </w:tcPr>
          <w:p w14:paraId="3AB15C6A" w14:textId="77777777" w:rsidR="005F4BC3" w:rsidRPr="00932B88" w:rsidRDefault="005F4BC3" w:rsidP="005C664D">
            <w:pPr>
              <w:suppressAutoHyphens/>
              <w:jc w:val="both"/>
              <w:rPr>
                <w:rFonts w:ascii="Times New Roman" w:eastAsia="Calibri" w:hAnsi="Times New Roman" w:cs="Times New Roman"/>
              </w:rPr>
            </w:pPr>
            <w:r>
              <w:rPr>
                <w:rFonts w:ascii="Times New Roman" w:hAnsi="Times New Roman"/>
              </w:rPr>
              <w:t>Bùi Ngọc Luân</w:t>
            </w:r>
          </w:p>
        </w:tc>
      </w:tr>
      <w:tr w:rsidR="005F4BC3" w14:paraId="5ED00B40" w14:textId="77777777" w:rsidTr="000C38A6">
        <w:trPr>
          <w:trHeight w:val="417"/>
        </w:trPr>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633DC8E4" w14:textId="77777777" w:rsidR="005F4BC3" w:rsidRDefault="005F4BC3" w:rsidP="005C664D">
            <w:pPr>
              <w:suppressAutoHyphens/>
              <w:jc w:val="both"/>
              <w:rPr>
                <w:rFonts w:ascii="Times New Roman" w:eastAsia="Calibri" w:hAnsi="Times New Roman" w:cs="Times New Roman"/>
                <w:lang w:val="vi-VN"/>
              </w:rPr>
            </w:pPr>
            <w:r>
              <w:rPr>
                <w:rFonts w:ascii="Times New Roman" w:hAnsi="Times New Roman"/>
                <w:lang w:val="vi-VN"/>
              </w:rPr>
              <w:t>Date Created:</w:t>
            </w:r>
          </w:p>
        </w:tc>
        <w:tc>
          <w:tcPr>
            <w:tcW w:w="2269" w:type="dxa"/>
            <w:tcBorders>
              <w:top w:val="single" w:sz="4" w:space="0" w:color="000001"/>
              <w:left w:val="single" w:sz="4" w:space="0" w:color="000001"/>
              <w:bottom w:val="single" w:sz="4" w:space="0" w:color="000001"/>
              <w:right w:val="single" w:sz="4" w:space="0" w:color="000001"/>
            </w:tcBorders>
            <w:shd w:val="clear" w:color="auto" w:fill="FFFFFF"/>
            <w:hideMark/>
          </w:tcPr>
          <w:p w14:paraId="5450AFBD" w14:textId="77777777" w:rsidR="005F4BC3" w:rsidRPr="00932B88" w:rsidRDefault="005F4BC3" w:rsidP="005C664D">
            <w:pPr>
              <w:suppressAutoHyphens/>
              <w:jc w:val="both"/>
              <w:rPr>
                <w:rFonts w:ascii="Times New Roman" w:eastAsia="Calibri" w:hAnsi="Times New Roman" w:cs="Times New Roman"/>
              </w:rPr>
            </w:pPr>
            <w:r>
              <w:rPr>
                <w:rFonts w:ascii="Times New Roman" w:eastAsia="Calibri" w:hAnsi="Times New Roman" w:cs="Times New Roman"/>
              </w:rPr>
              <w:t>10/12/2016</w:t>
            </w:r>
          </w:p>
        </w:tc>
        <w:tc>
          <w:tcPr>
            <w:tcW w:w="2179"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14:paraId="3672C87E" w14:textId="77777777" w:rsidR="005F4BC3" w:rsidRDefault="005F4BC3" w:rsidP="005C664D">
            <w:pPr>
              <w:suppressAutoHyphens/>
              <w:jc w:val="both"/>
              <w:rPr>
                <w:rFonts w:ascii="Times New Roman" w:eastAsia="Calibri" w:hAnsi="Times New Roman" w:cs="Times New Roman"/>
                <w:lang w:val="vi-VN"/>
              </w:rPr>
            </w:pPr>
            <w:r>
              <w:rPr>
                <w:rFonts w:ascii="Times New Roman" w:hAnsi="Times New Roman"/>
                <w:lang w:val="vi-VN"/>
              </w:rPr>
              <w:t>Date Last Updated:</w:t>
            </w:r>
          </w:p>
        </w:tc>
        <w:tc>
          <w:tcPr>
            <w:tcW w:w="2824" w:type="dxa"/>
            <w:tcBorders>
              <w:top w:val="single" w:sz="4" w:space="0" w:color="000001"/>
              <w:left w:val="single" w:sz="4" w:space="0" w:color="000001"/>
              <w:bottom w:val="single" w:sz="4" w:space="0" w:color="000001"/>
              <w:right w:val="single" w:sz="4" w:space="0" w:color="000001"/>
            </w:tcBorders>
            <w:shd w:val="clear" w:color="auto" w:fill="FFFFFF"/>
            <w:hideMark/>
          </w:tcPr>
          <w:p w14:paraId="6C8253A6" w14:textId="77777777" w:rsidR="005F4BC3" w:rsidRPr="00932B88" w:rsidRDefault="005F4BC3" w:rsidP="005C664D">
            <w:pPr>
              <w:suppressAutoHyphens/>
              <w:jc w:val="both"/>
              <w:rPr>
                <w:rFonts w:ascii="Times New Roman" w:eastAsia="Calibri" w:hAnsi="Times New Roman" w:cs="Times New Roman"/>
              </w:rPr>
            </w:pPr>
            <w:r>
              <w:rPr>
                <w:rFonts w:ascii="Times New Roman" w:hAnsi="Times New Roman"/>
              </w:rPr>
              <w:t>10/12/2016</w:t>
            </w:r>
          </w:p>
        </w:tc>
      </w:tr>
      <w:tr w:rsidR="005F4BC3" w14:paraId="116F052C" w14:textId="77777777" w:rsidTr="000C38A6">
        <w:trPr>
          <w:trHeight w:val="417"/>
        </w:trPr>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6E4C9181" w14:textId="77777777" w:rsidR="005F4BC3" w:rsidRDefault="00FD6C3D" w:rsidP="005C664D">
            <w:pPr>
              <w:suppressAutoHyphens/>
              <w:jc w:val="both"/>
              <w:rPr>
                <w:rFonts w:ascii="Times New Roman" w:eastAsia="Calibri" w:hAnsi="Times New Roman" w:cs="Times New Roman"/>
                <w:lang w:val="vi-VN"/>
              </w:rPr>
            </w:pPr>
            <w:r>
              <w:rPr>
                <w:rFonts w:ascii="Times New Roman" w:hAnsi="Times New Roman"/>
                <w:lang w:val="vi-VN"/>
              </w:rPr>
              <w:t>Tác nhân</w:t>
            </w:r>
            <w:r w:rsidR="005F4BC3">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14:paraId="0A76FA5A" w14:textId="77777777" w:rsidR="005F4BC3" w:rsidRPr="00932B88" w:rsidRDefault="005F4BC3" w:rsidP="005C664D">
            <w:pPr>
              <w:suppressAutoHyphens/>
              <w:jc w:val="both"/>
              <w:rPr>
                <w:rFonts w:ascii="Times New Roman" w:eastAsia="Calibri" w:hAnsi="Times New Roman" w:cs="Times New Roman"/>
              </w:rPr>
            </w:pPr>
            <w:r>
              <w:rPr>
                <w:rFonts w:ascii="Times New Roman" w:hAnsi="Times New Roman"/>
              </w:rPr>
              <w:t>Lập trình viên</w:t>
            </w:r>
          </w:p>
        </w:tc>
      </w:tr>
      <w:tr w:rsidR="005F4BC3" w14:paraId="453B2EA5"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6B261E7B" w14:textId="77777777" w:rsidR="005F4BC3" w:rsidRDefault="00FD6C3D" w:rsidP="005C664D">
            <w:pPr>
              <w:suppressAutoHyphens/>
              <w:jc w:val="both"/>
              <w:rPr>
                <w:rFonts w:ascii="Times New Roman" w:eastAsia="Calibri" w:hAnsi="Times New Roman" w:cs="Times New Roman"/>
                <w:lang w:val="vi-VN"/>
              </w:rPr>
            </w:pPr>
            <w:r>
              <w:rPr>
                <w:rFonts w:ascii="Times New Roman" w:hAnsi="Times New Roman"/>
                <w:lang w:val="vi-VN"/>
              </w:rPr>
              <w:t>Tác nhân</w:t>
            </w:r>
            <w:r w:rsidR="005F4BC3">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306C490C" w14:textId="77777777" w:rsidR="005F4BC3" w:rsidRDefault="005F4BC3" w:rsidP="006B0609">
            <w:pPr>
              <w:pStyle w:val="Style1"/>
            </w:pPr>
            <w:r>
              <w:t>Người dùng xóa một file script trong folder script để xóa kịch bản đi</w:t>
            </w:r>
          </w:p>
        </w:tc>
      </w:tr>
      <w:tr w:rsidR="005F4BC3" w14:paraId="00D454ED"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0A794F41" w14:textId="77777777" w:rsidR="005F4BC3" w:rsidRDefault="005F4BC3" w:rsidP="005C664D">
            <w:pPr>
              <w:suppressAutoHyphens/>
              <w:jc w:val="both"/>
              <w:rPr>
                <w:rFonts w:ascii="Times New Roman" w:eastAsia="Calibri" w:hAnsi="Times New Roman" w:cs="Times New Roman"/>
                <w:lang w:val="vi-VN"/>
              </w:rPr>
            </w:pPr>
            <w:r>
              <w:rPr>
                <w:rFonts w:ascii="Times New Roman" w:hAnsi="Times New Roman"/>
                <w:lang w:val="vi-VN"/>
              </w:rPr>
              <w:t>Trigger:</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6AE225E3" w14:textId="77777777" w:rsidR="005F4BC3" w:rsidRPr="00F93402" w:rsidRDefault="005F4BC3" w:rsidP="005C664D">
            <w:pPr>
              <w:jc w:val="both"/>
              <w:rPr>
                <w:rFonts w:ascii="Times New Roman" w:eastAsia="Calibri" w:hAnsi="Times New Roman" w:cs="Times New Roman"/>
              </w:rPr>
            </w:pPr>
            <w:r>
              <w:rPr>
                <w:rFonts w:ascii="Times New Roman" w:hAnsi="Times New Roman"/>
                <w:lang w:val="vi-VN"/>
              </w:rPr>
              <w:t xml:space="preserve">1. </w:t>
            </w:r>
            <w:r w:rsidR="00FB37FA">
              <w:rPr>
                <w:rFonts w:ascii="Times New Roman" w:hAnsi="Times New Roman"/>
              </w:rPr>
              <w:t>Xóa</w:t>
            </w:r>
            <w:r>
              <w:rPr>
                <w:rFonts w:ascii="Times New Roman" w:hAnsi="Times New Roman"/>
              </w:rPr>
              <w:t xml:space="preserve"> file kịch bả</w:t>
            </w:r>
            <w:r w:rsidR="00FB37FA">
              <w:rPr>
                <w:rFonts w:ascii="Times New Roman" w:hAnsi="Times New Roman"/>
              </w:rPr>
              <w:t>n vào trong thư mục kịch bản</w:t>
            </w:r>
          </w:p>
        </w:tc>
      </w:tr>
      <w:tr w:rsidR="005F4BC3" w14:paraId="117A16A8"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6CCACB75" w14:textId="77777777" w:rsidR="005F4BC3" w:rsidRDefault="00FD6C3D" w:rsidP="005C664D">
            <w:pPr>
              <w:suppressAutoHyphens/>
              <w:jc w:val="both"/>
              <w:rPr>
                <w:rFonts w:ascii="Times New Roman" w:eastAsia="Calibri" w:hAnsi="Times New Roman" w:cs="Times New Roman"/>
                <w:lang w:val="vi-VN"/>
              </w:rPr>
            </w:pPr>
            <w:r>
              <w:rPr>
                <w:rFonts w:ascii="Times New Roman" w:hAnsi="Times New Roman"/>
                <w:lang w:val="vi-VN"/>
              </w:rPr>
              <w:t>Điều kiện tiên quyết</w:t>
            </w:r>
            <w:r w:rsidR="005F4BC3">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3AEC2CA9" w14:textId="77777777" w:rsidR="005F4BC3" w:rsidRPr="00EB2F67" w:rsidRDefault="005F4BC3" w:rsidP="005C664D">
            <w:pPr>
              <w:jc w:val="both"/>
              <w:rPr>
                <w:rFonts w:ascii="Times New Roman" w:eastAsia="Calibri" w:hAnsi="Times New Roman" w:cs="Times New Roman"/>
              </w:rPr>
            </w:pPr>
            <w:r>
              <w:rPr>
                <w:rFonts w:ascii="Times New Roman" w:eastAsia="Calibri" w:hAnsi="Times New Roman" w:cs="Times New Roman"/>
              </w:rPr>
              <w:t xml:space="preserve">1, </w:t>
            </w:r>
          </w:p>
        </w:tc>
      </w:tr>
      <w:tr w:rsidR="005F4BC3" w14:paraId="0556792D"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13C3D48B" w14:textId="77777777" w:rsidR="005F4BC3" w:rsidRDefault="00FD6C3D" w:rsidP="005C664D">
            <w:pPr>
              <w:suppressAutoHyphens/>
              <w:jc w:val="both"/>
              <w:rPr>
                <w:rFonts w:ascii="Times New Roman" w:eastAsia="Calibri" w:hAnsi="Times New Roman" w:cs="Times New Roman"/>
                <w:lang w:val="vi-VN"/>
              </w:rPr>
            </w:pPr>
            <w:r>
              <w:rPr>
                <w:rFonts w:ascii="Times New Roman" w:hAnsi="Times New Roman"/>
                <w:lang w:val="vi-VN"/>
              </w:rPr>
              <w:t>Điều kiện sau</w:t>
            </w:r>
            <w:r w:rsidR="005F4BC3">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5ABDA419" w14:textId="77777777" w:rsidR="005F4BC3" w:rsidRPr="00001168" w:rsidRDefault="005F4BC3" w:rsidP="005C664D">
            <w:pPr>
              <w:jc w:val="both"/>
              <w:rPr>
                <w:rFonts w:ascii="Times New Roman" w:eastAsia="Calibri" w:hAnsi="Times New Roman" w:cs="Times New Roman"/>
              </w:rPr>
            </w:pPr>
            <w:r>
              <w:rPr>
                <w:rFonts w:ascii="Times New Roman" w:eastAsia="Calibri" w:hAnsi="Times New Roman" w:cs="Times New Roman"/>
              </w:rPr>
              <w:t>1. Hệ thống không báo lỗi</w:t>
            </w:r>
          </w:p>
          <w:p w14:paraId="384D377D" w14:textId="77777777" w:rsidR="005F4BC3" w:rsidRDefault="005F4BC3" w:rsidP="005C664D">
            <w:pPr>
              <w:suppressAutoHyphens/>
              <w:jc w:val="both"/>
              <w:rPr>
                <w:rFonts w:ascii="Times New Roman" w:eastAsia="Calibri" w:hAnsi="Times New Roman" w:cs="Times New Roman"/>
                <w:lang w:val="vi-VN"/>
              </w:rPr>
            </w:pPr>
          </w:p>
        </w:tc>
      </w:tr>
      <w:tr w:rsidR="005F4BC3" w14:paraId="7E86B54B" w14:textId="77777777" w:rsidTr="000C38A6">
        <w:tc>
          <w:tcPr>
            <w:tcW w:w="2367"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14:paraId="617360C1" w14:textId="77777777" w:rsidR="005F4BC3" w:rsidRDefault="00FD6C3D" w:rsidP="005C664D">
            <w:pPr>
              <w:suppressAutoHyphens/>
              <w:jc w:val="both"/>
              <w:rPr>
                <w:rFonts w:ascii="Times New Roman" w:eastAsia="Calibri" w:hAnsi="Times New Roman" w:cs="Times New Roman"/>
                <w:lang w:val="vi-VN"/>
              </w:rPr>
            </w:pPr>
            <w:r>
              <w:rPr>
                <w:rFonts w:ascii="Times New Roman" w:hAnsi="Times New Roman"/>
                <w:lang w:val="vi-VN"/>
              </w:rPr>
              <w:t>Thao tác chính</w:t>
            </w:r>
            <w:r w:rsidR="005F4BC3">
              <w:rPr>
                <w:rFonts w:ascii="Times New Roman" w:hAnsi="Times New Roman"/>
                <w:lang w:val="vi-VN"/>
              </w:rPr>
              <w:t>:</w:t>
            </w: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2253A8CD" w14:textId="77777777" w:rsidR="005F4BC3" w:rsidRDefault="005F4BC3" w:rsidP="005C664D">
            <w:pPr>
              <w:suppressAutoHyphens/>
              <w:jc w:val="both"/>
              <w:rPr>
                <w:rFonts w:ascii="Times New Roman" w:eastAsia="Calibri" w:hAnsi="Times New Roman" w:cs="Times New Roman"/>
                <w:lang w:val="vi-VN"/>
              </w:rPr>
            </w:pPr>
            <w:r>
              <w:rPr>
                <w:rFonts w:ascii="Times New Roman" w:hAnsi="Times New Roman"/>
                <w:lang w:val="vi-VN"/>
              </w:rPr>
              <w:t>Người Dùng</w:t>
            </w: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7E7F8E65" w14:textId="77777777" w:rsidR="005F4BC3" w:rsidRDefault="005F4BC3" w:rsidP="005C664D">
            <w:pPr>
              <w:suppressAutoHyphens/>
              <w:jc w:val="both"/>
              <w:rPr>
                <w:rFonts w:ascii="Times New Roman" w:eastAsia="Calibri" w:hAnsi="Times New Roman" w:cs="Times New Roman"/>
                <w:lang w:val="vi-VN"/>
              </w:rPr>
            </w:pPr>
            <w:r>
              <w:rPr>
                <w:rFonts w:ascii="Times New Roman" w:hAnsi="Times New Roman"/>
                <w:lang w:val="vi-VN"/>
              </w:rPr>
              <w:t>Hệ Thống</w:t>
            </w:r>
          </w:p>
        </w:tc>
      </w:tr>
      <w:tr w:rsidR="005F4BC3" w14:paraId="5B3FBD09" w14:textId="77777777" w:rsidTr="000C38A6">
        <w:tc>
          <w:tcPr>
            <w:tcW w:w="0" w:type="auto"/>
            <w:vMerge/>
            <w:tcBorders>
              <w:top w:val="single" w:sz="4" w:space="0" w:color="000001"/>
              <w:left w:val="single" w:sz="4" w:space="0" w:color="000001"/>
              <w:bottom w:val="single" w:sz="4" w:space="0" w:color="000001"/>
              <w:right w:val="single" w:sz="4" w:space="0" w:color="000001"/>
            </w:tcBorders>
            <w:vAlign w:val="center"/>
            <w:hideMark/>
          </w:tcPr>
          <w:p w14:paraId="10E60126" w14:textId="77777777" w:rsidR="005F4BC3" w:rsidRDefault="005F4BC3" w:rsidP="005C664D">
            <w:pPr>
              <w:jc w:val="both"/>
              <w:rPr>
                <w:rFonts w:ascii="Times New Roman" w:eastAsia="Calibri" w:hAnsi="Times New Roman" w:cs="Times New Roman"/>
                <w:lang w:val="vi-VN"/>
              </w:rPr>
            </w:pP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tcPr>
          <w:p w14:paraId="62C6CEDE" w14:textId="77777777" w:rsidR="005F4BC3" w:rsidRPr="00001168" w:rsidRDefault="005F4BC3" w:rsidP="005C664D">
            <w:pPr>
              <w:jc w:val="both"/>
              <w:rPr>
                <w:rFonts w:ascii="Times New Roman" w:eastAsia="Calibri" w:hAnsi="Times New Roman" w:cs="Times New Roman"/>
              </w:rPr>
            </w:pPr>
            <w:r>
              <w:rPr>
                <w:rFonts w:ascii="Times New Roman" w:hAnsi="Times New Roman"/>
              </w:rPr>
              <w:t xml:space="preserve">1. </w:t>
            </w:r>
            <w:r w:rsidR="0032249C">
              <w:rPr>
                <w:rFonts w:ascii="Times New Roman" w:hAnsi="Times New Roman"/>
              </w:rPr>
              <w:t>Xóa</w:t>
            </w:r>
            <w:r>
              <w:rPr>
                <w:rFonts w:ascii="Times New Roman" w:hAnsi="Times New Roman"/>
              </w:rPr>
              <w:t xml:space="preserve"> file kịch bản </w:t>
            </w:r>
            <w:r w:rsidR="0032249C">
              <w:rPr>
                <w:rFonts w:ascii="Times New Roman" w:hAnsi="Times New Roman"/>
              </w:rPr>
              <w:t>trong</w:t>
            </w:r>
            <w:r>
              <w:rPr>
                <w:rFonts w:ascii="Times New Roman" w:hAnsi="Times New Roman"/>
              </w:rPr>
              <w:t xml:space="preserve"> thư mục định sẵn</w:t>
            </w: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7FFB0019" w14:textId="77777777" w:rsidR="005F4BC3" w:rsidRPr="00001168" w:rsidRDefault="005F4BC3" w:rsidP="005C664D">
            <w:pPr>
              <w:jc w:val="both"/>
              <w:rPr>
                <w:rFonts w:ascii="Times New Roman" w:eastAsia="Calibri" w:hAnsi="Times New Roman" w:cs="Times New Roman"/>
              </w:rPr>
            </w:pPr>
            <w:r>
              <w:rPr>
                <w:rFonts w:ascii="Times New Roman" w:hAnsi="Times New Roman"/>
              </w:rPr>
              <w:t>1. Thực hiện cập nhật và chạy kịch bản</w:t>
            </w:r>
            <w:r w:rsidR="0032249C">
              <w:rPr>
                <w:rFonts w:ascii="Times New Roman" w:hAnsi="Times New Roman"/>
              </w:rPr>
              <w:t xml:space="preserve"> còn lại</w:t>
            </w:r>
          </w:p>
        </w:tc>
      </w:tr>
      <w:tr w:rsidR="005F4BC3" w14:paraId="6768EB6D" w14:textId="77777777" w:rsidTr="000C38A6">
        <w:tc>
          <w:tcPr>
            <w:tcW w:w="2367"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14:paraId="3743E926" w14:textId="77777777" w:rsidR="005F4BC3" w:rsidRDefault="00FD6C3D" w:rsidP="005C664D">
            <w:pPr>
              <w:suppressAutoHyphens/>
              <w:jc w:val="both"/>
              <w:rPr>
                <w:rFonts w:ascii="Times New Roman" w:eastAsia="Calibri" w:hAnsi="Times New Roman" w:cs="Times New Roman"/>
                <w:lang w:val="vi-VN"/>
              </w:rPr>
            </w:pPr>
            <w:r>
              <w:rPr>
                <w:rFonts w:ascii="Times New Roman" w:hAnsi="Times New Roman"/>
                <w:lang w:val="vi-VN"/>
              </w:rPr>
              <w:t>Thao tác khác</w:t>
            </w:r>
            <w:r w:rsidR="005F4BC3">
              <w:rPr>
                <w:rFonts w:ascii="Times New Roman" w:hAnsi="Times New Roman"/>
                <w:lang w:val="vi-VN"/>
              </w:rPr>
              <w:t>:</w:t>
            </w: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43541957" w14:textId="77777777" w:rsidR="005F4BC3" w:rsidRDefault="005F4BC3" w:rsidP="005C664D">
            <w:pPr>
              <w:suppressAutoHyphens/>
              <w:jc w:val="both"/>
              <w:rPr>
                <w:rFonts w:ascii="Times New Roman" w:eastAsia="Calibri" w:hAnsi="Times New Roman" w:cs="Times New Roman"/>
                <w:lang w:val="vi-VN"/>
              </w:rPr>
            </w:pPr>
            <w:r>
              <w:rPr>
                <w:rFonts w:ascii="Times New Roman" w:hAnsi="Times New Roman"/>
                <w:lang w:val="vi-VN"/>
              </w:rPr>
              <w:t>Người Dùng</w:t>
            </w: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0C5D03D6" w14:textId="77777777" w:rsidR="005F4BC3" w:rsidRDefault="005F4BC3" w:rsidP="005C664D">
            <w:pPr>
              <w:suppressAutoHyphens/>
              <w:jc w:val="both"/>
              <w:rPr>
                <w:rFonts w:ascii="Times New Roman" w:eastAsia="Calibri" w:hAnsi="Times New Roman" w:cs="Times New Roman"/>
                <w:lang w:val="vi-VN"/>
              </w:rPr>
            </w:pPr>
            <w:r>
              <w:rPr>
                <w:rFonts w:ascii="Times New Roman" w:hAnsi="Times New Roman"/>
                <w:lang w:val="vi-VN"/>
              </w:rPr>
              <w:t>Hệ Thống</w:t>
            </w:r>
          </w:p>
        </w:tc>
      </w:tr>
      <w:tr w:rsidR="005F4BC3" w14:paraId="62156852" w14:textId="77777777" w:rsidTr="000C38A6">
        <w:tc>
          <w:tcPr>
            <w:tcW w:w="0" w:type="auto"/>
            <w:vMerge/>
            <w:tcBorders>
              <w:top w:val="single" w:sz="4" w:space="0" w:color="000001"/>
              <w:left w:val="single" w:sz="4" w:space="0" w:color="000001"/>
              <w:bottom w:val="single" w:sz="4" w:space="0" w:color="000001"/>
              <w:right w:val="single" w:sz="4" w:space="0" w:color="000001"/>
            </w:tcBorders>
            <w:vAlign w:val="center"/>
            <w:hideMark/>
          </w:tcPr>
          <w:p w14:paraId="3F1CA7C3" w14:textId="77777777" w:rsidR="005F4BC3" w:rsidRDefault="005F4BC3" w:rsidP="005C664D">
            <w:pPr>
              <w:jc w:val="both"/>
              <w:rPr>
                <w:rFonts w:ascii="Times New Roman" w:eastAsia="Calibri" w:hAnsi="Times New Roman" w:cs="Times New Roman"/>
                <w:lang w:val="vi-VN"/>
              </w:rPr>
            </w:pP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495CC4A6" w14:textId="77777777" w:rsidR="005F4BC3" w:rsidRDefault="005F4BC3" w:rsidP="005C664D">
            <w:pPr>
              <w:jc w:val="both"/>
              <w:rPr>
                <w:rFonts w:ascii="Times New Roman" w:eastAsia="Calibri" w:hAnsi="Times New Roman" w:cs="Times New Roman"/>
                <w:lang w:val="vi-VN"/>
              </w:rPr>
            </w:pP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tcPr>
          <w:p w14:paraId="06F0E1DC" w14:textId="77777777" w:rsidR="005F4BC3" w:rsidRDefault="005F4BC3" w:rsidP="005C664D">
            <w:pPr>
              <w:jc w:val="both"/>
              <w:rPr>
                <w:rFonts w:ascii="Times New Roman" w:eastAsia="Calibri" w:hAnsi="Times New Roman" w:cs="Times New Roman"/>
                <w:lang w:val="vi-VN"/>
              </w:rPr>
            </w:pPr>
          </w:p>
        </w:tc>
      </w:tr>
      <w:tr w:rsidR="005F4BC3" w14:paraId="4AEDA564"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6A5002DB" w14:textId="77777777" w:rsidR="005F4BC3" w:rsidRDefault="00FD6C3D" w:rsidP="005C664D">
            <w:pPr>
              <w:suppressAutoHyphens/>
              <w:jc w:val="both"/>
              <w:rPr>
                <w:rFonts w:ascii="Times New Roman" w:eastAsia="Calibri" w:hAnsi="Times New Roman" w:cs="Times New Roman"/>
                <w:lang w:val="vi-VN"/>
              </w:rPr>
            </w:pPr>
            <w:r>
              <w:rPr>
                <w:rFonts w:ascii="Times New Roman" w:hAnsi="Times New Roman"/>
                <w:lang w:val="vi-VN"/>
              </w:rPr>
              <w:t>Ngoại lệ</w:t>
            </w:r>
            <w:r w:rsidR="005F4BC3">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1A8A6912" w14:textId="77777777" w:rsidR="005F4BC3" w:rsidRDefault="005F4BC3" w:rsidP="005C664D">
            <w:pPr>
              <w:suppressAutoHyphens/>
              <w:jc w:val="both"/>
              <w:rPr>
                <w:rFonts w:ascii="Times New Roman" w:eastAsia="Calibri" w:hAnsi="Times New Roman" w:cs="Times New Roman"/>
                <w:lang w:val="vi-VN"/>
              </w:rPr>
            </w:pPr>
          </w:p>
        </w:tc>
      </w:tr>
      <w:tr w:rsidR="005F4BC3" w14:paraId="2EA65A0E"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19EEBC9B" w14:textId="77777777" w:rsidR="005F4BC3" w:rsidRDefault="00FD6C3D" w:rsidP="005C664D">
            <w:pPr>
              <w:suppressAutoHyphens/>
              <w:jc w:val="both"/>
              <w:rPr>
                <w:rFonts w:ascii="Times New Roman" w:eastAsia="Calibri" w:hAnsi="Times New Roman" w:cs="Times New Roman"/>
                <w:lang w:val="vi-VN"/>
              </w:rPr>
            </w:pPr>
            <w:r>
              <w:rPr>
                <w:rFonts w:ascii="Times New Roman" w:hAnsi="Times New Roman"/>
                <w:lang w:val="vi-VN"/>
              </w:rPr>
              <w:t>Yêu cầu Usecase</w:t>
            </w:r>
            <w:r w:rsidR="005F4BC3">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76C64086" w14:textId="77777777" w:rsidR="005F4BC3" w:rsidRPr="0053473B" w:rsidRDefault="005F4BC3" w:rsidP="005C664D">
            <w:pPr>
              <w:suppressAutoHyphens/>
              <w:jc w:val="both"/>
              <w:rPr>
                <w:rFonts w:ascii="Times New Roman" w:eastAsia="Calibri" w:hAnsi="Times New Roman" w:cs="Times New Roman"/>
              </w:rPr>
            </w:pPr>
            <w:r>
              <w:rPr>
                <w:rFonts w:ascii="Times New Roman" w:eastAsia="Calibri" w:hAnsi="Times New Roman" w:cs="Times New Roman"/>
              </w:rPr>
              <w:t>Usecase : Xem trạng thái các thiết bị</w:t>
            </w:r>
          </w:p>
        </w:tc>
      </w:tr>
      <w:tr w:rsidR="005F4BC3" w14:paraId="4ADA8AC6"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3ED98ADA" w14:textId="77777777" w:rsidR="005F4BC3" w:rsidRDefault="00FD6C3D" w:rsidP="005C664D">
            <w:pPr>
              <w:suppressAutoHyphens/>
              <w:jc w:val="both"/>
              <w:rPr>
                <w:rFonts w:ascii="Times New Roman" w:eastAsia="Calibri" w:hAnsi="Times New Roman" w:cs="Times New Roman"/>
                <w:lang w:val="vi-VN"/>
              </w:rPr>
            </w:pPr>
            <w:r>
              <w:rPr>
                <w:rFonts w:ascii="Times New Roman" w:hAnsi="Times New Roman"/>
                <w:lang w:val="vi-VN"/>
              </w:rPr>
              <w:t>Yêu cầu đặc biệt</w:t>
            </w:r>
            <w:r w:rsidR="005F4BC3">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3AB096C7" w14:textId="77777777" w:rsidR="005F4BC3" w:rsidRDefault="005F4BC3" w:rsidP="005C664D">
            <w:pPr>
              <w:jc w:val="both"/>
              <w:rPr>
                <w:rFonts w:ascii="Times New Roman" w:eastAsia="Calibri" w:hAnsi="Times New Roman" w:cs="Times New Roman"/>
                <w:lang w:val="vi-VN"/>
              </w:rPr>
            </w:pPr>
            <w:r>
              <w:rPr>
                <w:rFonts w:ascii="Times New Roman" w:hAnsi="Times New Roman"/>
                <w:lang w:val="vi-VN"/>
              </w:rPr>
              <w:t>- Hệ thống máy chủ đang chạy ổn định</w:t>
            </w:r>
          </w:p>
          <w:p w14:paraId="23951202" w14:textId="77777777" w:rsidR="005F4BC3" w:rsidRPr="00001168" w:rsidRDefault="005F4BC3" w:rsidP="005C664D">
            <w:pPr>
              <w:jc w:val="both"/>
              <w:rPr>
                <w:rFonts w:ascii="Times New Roman" w:hAnsi="Times New Roman"/>
              </w:rPr>
            </w:pPr>
            <w:r>
              <w:rPr>
                <w:rFonts w:ascii="Times New Roman" w:hAnsi="Times New Roman"/>
              </w:rPr>
              <w:t xml:space="preserve">- Các IoT Platform và các service chạy ổn định </w:t>
            </w:r>
          </w:p>
          <w:p w14:paraId="28E095AB" w14:textId="77777777" w:rsidR="005F4BC3" w:rsidRDefault="005F4BC3" w:rsidP="005C664D">
            <w:pPr>
              <w:suppressAutoHyphens/>
              <w:jc w:val="both"/>
              <w:rPr>
                <w:rFonts w:ascii="Times New Roman" w:eastAsia="Calibri" w:hAnsi="Times New Roman" w:cs="Times New Roman"/>
                <w:lang w:val="vi-VN"/>
              </w:rPr>
            </w:pPr>
          </w:p>
        </w:tc>
      </w:tr>
    </w:tbl>
    <w:p w14:paraId="3D0ABCF9" w14:textId="77777777" w:rsidR="005F4BC3" w:rsidRDefault="005F4BC3" w:rsidP="005C664D">
      <w:pPr>
        <w:pStyle w:val="Style1"/>
        <w:jc w:val="both"/>
      </w:pPr>
    </w:p>
    <w:p w14:paraId="3E113C7F" w14:textId="77777777" w:rsidR="00AB2915" w:rsidRPr="006B74D2" w:rsidRDefault="00AB2915" w:rsidP="005C664D">
      <w:pPr>
        <w:pStyle w:val="Style1"/>
        <w:jc w:val="both"/>
      </w:pPr>
    </w:p>
    <w:p w14:paraId="60007DA3" w14:textId="77777777" w:rsidR="00D66E7B" w:rsidRDefault="006B74D2" w:rsidP="005C664D">
      <w:pPr>
        <w:pStyle w:val="Heading4"/>
        <w:jc w:val="both"/>
      </w:pPr>
      <w:proofErr w:type="gramStart"/>
      <w:r>
        <w:lastRenderedPageBreak/>
        <w:t>g</w:t>
      </w:r>
      <w:proofErr w:type="gramEnd"/>
      <w:r>
        <w:t>, UC 08</w:t>
      </w:r>
    </w:p>
    <w:p w14:paraId="0DE0C69C" w14:textId="77777777" w:rsidR="006B74D2" w:rsidRDefault="006B74D2" w:rsidP="005C664D">
      <w:pPr>
        <w:keepNext/>
        <w:jc w:val="both"/>
      </w:pPr>
      <w:r>
        <w:rPr>
          <w:noProof/>
          <w:lang w:eastAsia="en-US" w:bidi="ar-SA"/>
        </w:rPr>
        <w:drawing>
          <wp:inline distT="0" distB="0" distL="0" distR="0" wp14:anchorId="6C89863F" wp14:editId="72F00696">
            <wp:extent cx="6120130" cy="17951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uy van tt thiet bi.png"/>
                    <pic:cNvPicPr/>
                  </pic:nvPicPr>
                  <pic:blipFill>
                    <a:blip r:embed="rId39">
                      <a:extLst>
                        <a:ext uri="{28A0092B-C50C-407E-A947-70E740481C1C}">
                          <a14:useLocalDpi xmlns:a14="http://schemas.microsoft.com/office/drawing/2010/main" val="0"/>
                        </a:ext>
                      </a:extLst>
                    </a:blip>
                    <a:stretch>
                      <a:fillRect/>
                    </a:stretch>
                  </pic:blipFill>
                  <pic:spPr>
                    <a:xfrm>
                      <a:off x="0" y="0"/>
                      <a:ext cx="6120130" cy="1795145"/>
                    </a:xfrm>
                    <a:prstGeom prst="rect">
                      <a:avLst/>
                    </a:prstGeom>
                  </pic:spPr>
                </pic:pic>
              </a:graphicData>
            </a:graphic>
          </wp:inline>
        </w:drawing>
      </w:r>
    </w:p>
    <w:p w14:paraId="033013D6" w14:textId="106E9BC0" w:rsidR="006B74D2" w:rsidRDefault="00D96386" w:rsidP="00AB24A8">
      <w:pPr>
        <w:pStyle w:val="Caption"/>
        <w:jc w:val="center"/>
      </w:pPr>
      <w:bookmarkStart w:id="122" w:name="_Toc469902796"/>
      <w:bookmarkStart w:id="123" w:name="_Toc470105977"/>
      <w:bookmarkStart w:id="124" w:name="_Toc470201126"/>
      <w:proofErr w:type="gramStart"/>
      <w:r>
        <w:t>Hình</w:t>
      </w:r>
      <w:r w:rsidR="006B74D2">
        <w:t xml:space="preserve"> </w:t>
      </w:r>
      <w:fldSimple w:instr=" SEQ Figure \* ARABIC ">
        <w:r w:rsidR="00F045F1">
          <w:rPr>
            <w:noProof/>
          </w:rPr>
          <w:t>21</w:t>
        </w:r>
      </w:fldSimple>
      <w:r w:rsidR="006B74D2">
        <w:t>.</w:t>
      </w:r>
      <w:proofErr w:type="gramEnd"/>
      <w:r w:rsidR="006B74D2">
        <w:t xml:space="preserve"> Usecase </w:t>
      </w:r>
      <w:bookmarkEnd w:id="122"/>
      <w:r w:rsidR="00AB24A8">
        <w:t>truy vấn thông tin các thiết bị qua API</w:t>
      </w:r>
      <w:bookmarkEnd w:id="123"/>
      <w:bookmarkEnd w:id="124"/>
    </w:p>
    <w:tbl>
      <w:tblPr>
        <w:tblW w:w="0" w:type="auto"/>
        <w:tblInd w:w="-152"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83" w:type="dxa"/>
        </w:tblCellMar>
        <w:tblLook w:val="04A0" w:firstRow="1" w:lastRow="0" w:firstColumn="1" w:lastColumn="0" w:noHBand="0" w:noVBand="1"/>
      </w:tblPr>
      <w:tblGrid>
        <w:gridCol w:w="2169"/>
        <w:gridCol w:w="2266"/>
        <w:gridCol w:w="1029"/>
        <w:gridCol w:w="1071"/>
        <w:gridCol w:w="2595"/>
      </w:tblGrid>
      <w:tr w:rsidR="00496723" w14:paraId="7F76FD32"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66759EF4" w14:textId="77777777" w:rsidR="00496723" w:rsidRDefault="00FD6C3D" w:rsidP="005C664D">
            <w:pPr>
              <w:suppressAutoHyphens/>
              <w:jc w:val="both"/>
              <w:rPr>
                <w:rFonts w:ascii="Times New Roman" w:eastAsia="Calibri" w:hAnsi="Times New Roman" w:cs="Times New Roman"/>
                <w:lang w:val="vi-VN"/>
              </w:rPr>
            </w:pPr>
            <w:r>
              <w:rPr>
                <w:rFonts w:ascii="Times New Roman" w:hAnsi="Times New Roman"/>
                <w:lang w:val="vi-VN"/>
              </w:rPr>
              <w:t>Mã Use Case</w:t>
            </w:r>
            <w:r w:rsidR="00496723">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14:paraId="495FE8E9" w14:textId="77777777" w:rsidR="00496723" w:rsidRPr="009B6989" w:rsidRDefault="00496723" w:rsidP="005C664D">
            <w:pPr>
              <w:suppressAutoHyphens/>
              <w:jc w:val="both"/>
              <w:rPr>
                <w:rFonts w:ascii="Times New Roman" w:eastAsia="Calibri" w:hAnsi="Times New Roman" w:cs="Times New Roman"/>
              </w:rPr>
            </w:pPr>
            <w:r>
              <w:rPr>
                <w:rFonts w:ascii="Times New Roman" w:hAnsi="Times New Roman"/>
                <w:lang w:val="vi-VN"/>
              </w:rPr>
              <w:t>UC</w:t>
            </w:r>
            <w:r>
              <w:rPr>
                <w:rFonts w:ascii="Times New Roman" w:hAnsi="Times New Roman"/>
              </w:rPr>
              <w:t>08</w:t>
            </w:r>
          </w:p>
        </w:tc>
      </w:tr>
      <w:tr w:rsidR="00496723" w14:paraId="4EAB3066"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12DC5D1B" w14:textId="77777777" w:rsidR="00496723" w:rsidRDefault="00FD6C3D" w:rsidP="005C664D">
            <w:pPr>
              <w:suppressAutoHyphens/>
              <w:jc w:val="both"/>
              <w:rPr>
                <w:rFonts w:ascii="Times New Roman" w:eastAsia="Calibri" w:hAnsi="Times New Roman" w:cs="Times New Roman"/>
                <w:lang w:val="vi-VN"/>
              </w:rPr>
            </w:pPr>
            <w:r>
              <w:rPr>
                <w:rFonts w:ascii="Times New Roman" w:hAnsi="Times New Roman"/>
                <w:lang w:val="vi-VN"/>
              </w:rPr>
              <w:t>Tên Use Case</w:t>
            </w:r>
            <w:r w:rsidR="00496723">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14:paraId="2AEC84B0" w14:textId="77777777" w:rsidR="00496723" w:rsidRDefault="00496723" w:rsidP="005C664D">
            <w:pPr>
              <w:suppressAutoHyphens/>
              <w:jc w:val="both"/>
              <w:rPr>
                <w:rFonts w:ascii="Times New Roman" w:eastAsia="Calibri" w:hAnsi="Times New Roman" w:cs="Times New Roman"/>
                <w:lang w:val="vi-VN"/>
              </w:rPr>
            </w:pPr>
            <w:r>
              <w:t>Truy vấn toàn bộ thông tin các thiết bị</w:t>
            </w:r>
          </w:p>
        </w:tc>
      </w:tr>
      <w:tr w:rsidR="00496723" w14:paraId="71B09FF5"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186C9871" w14:textId="77777777" w:rsidR="00496723" w:rsidRDefault="00FD6C3D" w:rsidP="005C664D">
            <w:pPr>
              <w:suppressAutoHyphens/>
              <w:jc w:val="both"/>
              <w:rPr>
                <w:rFonts w:ascii="Times New Roman" w:eastAsia="Calibri" w:hAnsi="Times New Roman" w:cs="Times New Roman"/>
                <w:lang w:val="vi-VN"/>
              </w:rPr>
            </w:pPr>
            <w:r>
              <w:rPr>
                <w:rFonts w:ascii="Times New Roman" w:hAnsi="Times New Roman"/>
                <w:lang w:val="vi-VN"/>
              </w:rPr>
              <w:t>Người tạo</w:t>
            </w:r>
            <w:r w:rsidR="00496723">
              <w:rPr>
                <w:rFonts w:ascii="Times New Roman" w:hAnsi="Times New Roman"/>
                <w:lang w:val="vi-VN"/>
              </w:rPr>
              <w:t>:</w:t>
            </w:r>
          </w:p>
        </w:tc>
        <w:tc>
          <w:tcPr>
            <w:tcW w:w="2269" w:type="dxa"/>
            <w:tcBorders>
              <w:top w:val="single" w:sz="4" w:space="0" w:color="000001"/>
              <w:left w:val="single" w:sz="4" w:space="0" w:color="000001"/>
              <w:bottom w:val="single" w:sz="4" w:space="0" w:color="000001"/>
              <w:right w:val="single" w:sz="4" w:space="0" w:color="000001"/>
            </w:tcBorders>
            <w:shd w:val="clear" w:color="auto" w:fill="FFFFFF"/>
            <w:hideMark/>
          </w:tcPr>
          <w:p w14:paraId="1920E34C" w14:textId="77777777" w:rsidR="00496723" w:rsidRPr="00932B88" w:rsidRDefault="00496723" w:rsidP="005C664D">
            <w:pPr>
              <w:suppressAutoHyphens/>
              <w:jc w:val="both"/>
              <w:rPr>
                <w:rFonts w:ascii="Times New Roman" w:eastAsia="Calibri" w:hAnsi="Times New Roman" w:cs="Times New Roman"/>
              </w:rPr>
            </w:pPr>
            <w:r>
              <w:rPr>
                <w:rFonts w:ascii="Times New Roman" w:hAnsi="Times New Roman"/>
              </w:rPr>
              <w:t>Bùi Ngọc Luân</w:t>
            </w:r>
          </w:p>
        </w:tc>
        <w:tc>
          <w:tcPr>
            <w:tcW w:w="2179"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14:paraId="1DBC8F96" w14:textId="77777777" w:rsidR="00496723" w:rsidRDefault="00496723" w:rsidP="005C664D">
            <w:pPr>
              <w:suppressAutoHyphens/>
              <w:jc w:val="both"/>
              <w:rPr>
                <w:rFonts w:ascii="Times New Roman" w:eastAsia="Calibri" w:hAnsi="Times New Roman" w:cs="Times New Roman"/>
                <w:lang w:val="vi-VN"/>
              </w:rPr>
            </w:pPr>
            <w:r>
              <w:rPr>
                <w:rFonts w:ascii="Times New Roman" w:hAnsi="Times New Roman"/>
                <w:lang w:val="vi-VN"/>
              </w:rPr>
              <w:t>Last Updated By:</w:t>
            </w:r>
          </w:p>
        </w:tc>
        <w:tc>
          <w:tcPr>
            <w:tcW w:w="2824" w:type="dxa"/>
            <w:tcBorders>
              <w:top w:val="single" w:sz="4" w:space="0" w:color="000001"/>
              <w:left w:val="single" w:sz="4" w:space="0" w:color="000001"/>
              <w:bottom w:val="single" w:sz="4" w:space="0" w:color="000001"/>
              <w:right w:val="single" w:sz="4" w:space="0" w:color="000001"/>
            </w:tcBorders>
            <w:shd w:val="clear" w:color="auto" w:fill="FFFFFF"/>
            <w:hideMark/>
          </w:tcPr>
          <w:p w14:paraId="65DD3113" w14:textId="77777777" w:rsidR="00496723" w:rsidRPr="00932B88" w:rsidRDefault="00496723" w:rsidP="005C664D">
            <w:pPr>
              <w:suppressAutoHyphens/>
              <w:jc w:val="both"/>
              <w:rPr>
                <w:rFonts w:ascii="Times New Roman" w:eastAsia="Calibri" w:hAnsi="Times New Roman" w:cs="Times New Roman"/>
              </w:rPr>
            </w:pPr>
            <w:r>
              <w:rPr>
                <w:rFonts w:ascii="Times New Roman" w:hAnsi="Times New Roman"/>
              </w:rPr>
              <w:t>Bùi Ngọc Luân</w:t>
            </w:r>
          </w:p>
        </w:tc>
      </w:tr>
      <w:tr w:rsidR="00496723" w14:paraId="687A21AC" w14:textId="77777777" w:rsidTr="000C38A6">
        <w:trPr>
          <w:trHeight w:val="417"/>
        </w:trPr>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1FF57616" w14:textId="77777777" w:rsidR="00496723" w:rsidRDefault="00496723" w:rsidP="005C664D">
            <w:pPr>
              <w:suppressAutoHyphens/>
              <w:jc w:val="both"/>
              <w:rPr>
                <w:rFonts w:ascii="Times New Roman" w:eastAsia="Calibri" w:hAnsi="Times New Roman" w:cs="Times New Roman"/>
                <w:lang w:val="vi-VN"/>
              </w:rPr>
            </w:pPr>
            <w:r>
              <w:rPr>
                <w:rFonts w:ascii="Times New Roman" w:hAnsi="Times New Roman"/>
                <w:lang w:val="vi-VN"/>
              </w:rPr>
              <w:t>Date Created:</w:t>
            </w:r>
          </w:p>
        </w:tc>
        <w:tc>
          <w:tcPr>
            <w:tcW w:w="2269" w:type="dxa"/>
            <w:tcBorders>
              <w:top w:val="single" w:sz="4" w:space="0" w:color="000001"/>
              <w:left w:val="single" w:sz="4" w:space="0" w:color="000001"/>
              <w:bottom w:val="single" w:sz="4" w:space="0" w:color="000001"/>
              <w:right w:val="single" w:sz="4" w:space="0" w:color="000001"/>
            </w:tcBorders>
            <w:shd w:val="clear" w:color="auto" w:fill="FFFFFF"/>
            <w:hideMark/>
          </w:tcPr>
          <w:p w14:paraId="26BFFC0A" w14:textId="77777777" w:rsidR="00496723" w:rsidRPr="00932B88" w:rsidRDefault="00496723" w:rsidP="005C664D">
            <w:pPr>
              <w:suppressAutoHyphens/>
              <w:jc w:val="both"/>
              <w:rPr>
                <w:rFonts w:ascii="Times New Roman" w:eastAsia="Calibri" w:hAnsi="Times New Roman" w:cs="Times New Roman"/>
              </w:rPr>
            </w:pPr>
            <w:r>
              <w:rPr>
                <w:rFonts w:ascii="Times New Roman" w:eastAsia="Calibri" w:hAnsi="Times New Roman" w:cs="Times New Roman"/>
              </w:rPr>
              <w:t>10/12/2016</w:t>
            </w:r>
          </w:p>
        </w:tc>
        <w:tc>
          <w:tcPr>
            <w:tcW w:w="2179"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14:paraId="2E34E181" w14:textId="77777777" w:rsidR="00496723" w:rsidRDefault="00496723" w:rsidP="005C664D">
            <w:pPr>
              <w:suppressAutoHyphens/>
              <w:jc w:val="both"/>
              <w:rPr>
                <w:rFonts w:ascii="Times New Roman" w:eastAsia="Calibri" w:hAnsi="Times New Roman" w:cs="Times New Roman"/>
                <w:lang w:val="vi-VN"/>
              </w:rPr>
            </w:pPr>
            <w:r>
              <w:rPr>
                <w:rFonts w:ascii="Times New Roman" w:hAnsi="Times New Roman"/>
                <w:lang w:val="vi-VN"/>
              </w:rPr>
              <w:t>Date Last Updated:</w:t>
            </w:r>
          </w:p>
        </w:tc>
        <w:tc>
          <w:tcPr>
            <w:tcW w:w="2824" w:type="dxa"/>
            <w:tcBorders>
              <w:top w:val="single" w:sz="4" w:space="0" w:color="000001"/>
              <w:left w:val="single" w:sz="4" w:space="0" w:color="000001"/>
              <w:bottom w:val="single" w:sz="4" w:space="0" w:color="000001"/>
              <w:right w:val="single" w:sz="4" w:space="0" w:color="000001"/>
            </w:tcBorders>
            <w:shd w:val="clear" w:color="auto" w:fill="FFFFFF"/>
            <w:hideMark/>
          </w:tcPr>
          <w:p w14:paraId="3DBBCB7C" w14:textId="77777777" w:rsidR="00496723" w:rsidRPr="00932B88" w:rsidRDefault="00496723" w:rsidP="005C664D">
            <w:pPr>
              <w:suppressAutoHyphens/>
              <w:jc w:val="both"/>
              <w:rPr>
                <w:rFonts w:ascii="Times New Roman" w:eastAsia="Calibri" w:hAnsi="Times New Roman" w:cs="Times New Roman"/>
              </w:rPr>
            </w:pPr>
            <w:r>
              <w:rPr>
                <w:rFonts w:ascii="Times New Roman" w:hAnsi="Times New Roman"/>
              </w:rPr>
              <w:t>10/12/2016</w:t>
            </w:r>
          </w:p>
        </w:tc>
      </w:tr>
      <w:tr w:rsidR="00496723" w14:paraId="30EB67FC" w14:textId="77777777" w:rsidTr="000C38A6">
        <w:trPr>
          <w:trHeight w:val="417"/>
        </w:trPr>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306AA438" w14:textId="77777777" w:rsidR="00496723" w:rsidRDefault="00FD6C3D" w:rsidP="005C664D">
            <w:pPr>
              <w:suppressAutoHyphens/>
              <w:jc w:val="both"/>
              <w:rPr>
                <w:rFonts w:ascii="Times New Roman" w:eastAsia="Calibri" w:hAnsi="Times New Roman" w:cs="Times New Roman"/>
                <w:lang w:val="vi-VN"/>
              </w:rPr>
            </w:pPr>
            <w:r>
              <w:rPr>
                <w:rFonts w:ascii="Times New Roman" w:hAnsi="Times New Roman"/>
                <w:lang w:val="vi-VN"/>
              </w:rPr>
              <w:t>Tác nhân</w:t>
            </w:r>
            <w:r w:rsidR="00496723">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14:paraId="062ABEEE" w14:textId="77777777" w:rsidR="00496723" w:rsidRPr="00932B88" w:rsidRDefault="00496723" w:rsidP="005C664D">
            <w:pPr>
              <w:suppressAutoHyphens/>
              <w:jc w:val="both"/>
              <w:rPr>
                <w:rFonts w:ascii="Times New Roman" w:eastAsia="Calibri" w:hAnsi="Times New Roman" w:cs="Times New Roman"/>
              </w:rPr>
            </w:pPr>
            <w:r>
              <w:rPr>
                <w:rFonts w:ascii="Times New Roman" w:hAnsi="Times New Roman"/>
              </w:rPr>
              <w:t>Lập trình viên</w:t>
            </w:r>
          </w:p>
        </w:tc>
      </w:tr>
      <w:tr w:rsidR="00496723" w14:paraId="01C29A3E"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5200F8E0" w14:textId="77777777" w:rsidR="00496723" w:rsidRDefault="00FD6C3D" w:rsidP="005C664D">
            <w:pPr>
              <w:suppressAutoHyphens/>
              <w:jc w:val="both"/>
              <w:rPr>
                <w:rFonts w:ascii="Times New Roman" w:eastAsia="Calibri" w:hAnsi="Times New Roman" w:cs="Times New Roman"/>
                <w:lang w:val="vi-VN"/>
              </w:rPr>
            </w:pPr>
            <w:r>
              <w:rPr>
                <w:rFonts w:ascii="Times New Roman" w:hAnsi="Times New Roman"/>
                <w:lang w:val="vi-VN"/>
              </w:rPr>
              <w:t>Tác nhân</w:t>
            </w:r>
            <w:r w:rsidR="00496723">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0A588A69" w14:textId="77777777" w:rsidR="00496723" w:rsidRPr="00932B88" w:rsidRDefault="00496723" w:rsidP="005C664D">
            <w:pPr>
              <w:jc w:val="both"/>
              <w:rPr>
                <w:rFonts w:ascii="Times New Roman" w:eastAsia="Calibri" w:hAnsi="Times New Roman" w:cs="Times New Roman"/>
              </w:rPr>
            </w:pPr>
            <w:r>
              <w:t>Truy vấn toàn bộ thông tin các thiết bị qua REST API</w:t>
            </w:r>
          </w:p>
        </w:tc>
      </w:tr>
      <w:tr w:rsidR="00496723" w14:paraId="56136A07"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21A3E390" w14:textId="77777777" w:rsidR="00496723" w:rsidRDefault="00496723" w:rsidP="005C664D">
            <w:pPr>
              <w:suppressAutoHyphens/>
              <w:jc w:val="both"/>
              <w:rPr>
                <w:rFonts w:ascii="Times New Roman" w:eastAsia="Calibri" w:hAnsi="Times New Roman" w:cs="Times New Roman"/>
                <w:lang w:val="vi-VN"/>
              </w:rPr>
            </w:pPr>
            <w:r>
              <w:rPr>
                <w:rFonts w:ascii="Times New Roman" w:hAnsi="Times New Roman"/>
                <w:lang w:val="vi-VN"/>
              </w:rPr>
              <w:t>Trigger:</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275DD725" w14:textId="77777777" w:rsidR="00496723" w:rsidRPr="00496723" w:rsidRDefault="00496723" w:rsidP="005C664D">
            <w:pPr>
              <w:jc w:val="both"/>
              <w:rPr>
                <w:rFonts w:ascii="Times New Roman" w:eastAsia="Calibri" w:hAnsi="Times New Roman" w:cs="Times New Roman"/>
              </w:rPr>
            </w:pPr>
            <w:r>
              <w:rPr>
                <w:rFonts w:ascii="Times New Roman" w:hAnsi="Times New Roman"/>
                <w:lang w:val="vi-VN"/>
              </w:rPr>
              <w:t xml:space="preserve">1. </w:t>
            </w:r>
            <w:r>
              <w:rPr>
                <w:rFonts w:ascii="Times New Roman" w:hAnsi="Times New Roman"/>
              </w:rPr>
              <w:t>Gửi HTTP REQUEST đến REST API để truy vân toàn bộ thông tin thiết bị</w:t>
            </w:r>
          </w:p>
        </w:tc>
      </w:tr>
      <w:tr w:rsidR="00496723" w14:paraId="0895F0CA"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41D7623D" w14:textId="77777777" w:rsidR="00496723" w:rsidRDefault="00FD6C3D" w:rsidP="005C664D">
            <w:pPr>
              <w:suppressAutoHyphens/>
              <w:jc w:val="both"/>
              <w:rPr>
                <w:rFonts w:ascii="Times New Roman" w:eastAsia="Calibri" w:hAnsi="Times New Roman" w:cs="Times New Roman"/>
                <w:lang w:val="vi-VN"/>
              </w:rPr>
            </w:pPr>
            <w:r>
              <w:rPr>
                <w:rFonts w:ascii="Times New Roman" w:hAnsi="Times New Roman"/>
                <w:lang w:val="vi-VN"/>
              </w:rPr>
              <w:t>Điều kiện tiên quyết</w:t>
            </w:r>
            <w:r w:rsidR="00496723">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7EE093E0" w14:textId="77777777" w:rsidR="00496723" w:rsidRPr="00EB2F67" w:rsidRDefault="00496723" w:rsidP="005C664D">
            <w:pPr>
              <w:jc w:val="both"/>
              <w:rPr>
                <w:rFonts w:ascii="Times New Roman" w:eastAsia="Calibri" w:hAnsi="Times New Roman" w:cs="Times New Roman"/>
              </w:rPr>
            </w:pPr>
            <w:r>
              <w:rPr>
                <w:rFonts w:ascii="Times New Roman" w:eastAsia="Calibri" w:hAnsi="Times New Roman" w:cs="Times New Roman"/>
              </w:rPr>
              <w:t xml:space="preserve">1, </w:t>
            </w:r>
          </w:p>
        </w:tc>
      </w:tr>
      <w:tr w:rsidR="00496723" w14:paraId="08425D19"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7B4324F6" w14:textId="77777777" w:rsidR="00496723" w:rsidRDefault="00FD6C3D" w:rsidP="005C664D">
            <w:pPr>
              <w:suppressAutoHyphens/>
              <w:jc w:val="both"/>
              <w:rPr>
                <w:rFonts w:ascii="Times New Roman" w:eastAsia="Calibri" w:hAnsi="Times New Roman" w:cs="Times New Roman"/>
                <w:lang w:val="vi-VN"/>
              </w:rPr>
            </w:pPr>
            <w:r>
              <w:rPr>
                <w:rFonts w:ascii="Times New Roman" w:hAnsi="Times New Roman"/>
                <w:lang w:val="vi-VN"/>
              </w:rPr>
              <w:t>Điều kiện sau</w:t>
            </w:r>
            <w:r w:rsidR="00496723">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59EDD851" w14:textId="77777777" w:rsidR="00496723" w:rsidRPr="00001168" w:rsidRDefault="00496723" w:rsidP="005C664D">
            <w:pPr>
              <w:jc w:val="both"/>
              <w:rPr>
                <w:rFonts w:ascii="Times New Roman" w:eastAsia="Calibri" w:hAnsi="Times New Roman" w:cs="Times New Roman"/>
              </w:rPr>
            </w:pPr>
            <w:r>
              <w:rPr>
                <w:rFonts w:ascii="Times New Roman" w:eastAsia="Calibri" w:hAnsi="Times New Roman" w:cs="Times New Roman"/>
              </w:rPr>
              <w:t xml:space="preserve">1. </w:t>
            </w:r>
          </w:p>
          <w:p w14:paraId="14908B72" w14:textId="77777777" w:rsidR="00496723" w:rsidRDefault="00496723" w:rsidP="005C664D">
            <w:pPr>
              <w:suppressAutoHyphens/>
              <w:jc w:val="both"/>
              <w:rPr>
                <w:rFonts w:ascii="Times New Roman" w:eastAsia="Calibri" w:hAnsi="Times New Roman" w:cs="Times New Roman"/>
                <w:lang w:val="vi-VN"/>
              </w:rPr>
            </w:pPr>
          </w:p>
        </w:tc>
      </w:tr>
      <w:tr w:rsidR="00496723" w14:paraId="2BABD144" w14:textId="77777777" w:rsidTr="00496723">
        <w:tc>
          <w:tcPr>
            <w:tcW w:w="2367"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14:paraId="74FA42E6" w14:textId="77777777" w:rsidR="00496723" w:rsidRDefault="00FD6C3D" w:rsidP="005C664D">
            <w:pPr>
              <w:suppressAutoHyphens/>
              <w:jc w:val="both"/>
              <w:rPr>
                <w:rFonts w:ascii="Times New Roman" w:eastAsia="Calibri" w:hAnsi="Times New Roman" w:cs="Times New Roman"/>
                <w:lang w:val="vi-VN"/>
              </w:rPr>
            </w:pPr>
            <w:r>
              <w:rPr>
                <w:rFonts w:ascii="Times New Roman" w:hAnsi="Times New Roman"/>
                <w:lang w:val="vi-VN"/>
              </w:rPr>
              <w:t>Thao tác chính</w:t>
            </w:r>
            <w:r w:rsidR="00496723">
              <w:rPr>
                <w:rFonts w:ascii="Times New Roman" w:hAnsi="Times New Roman"/>
                <w:lang w:val="vi-VN"/>
              </w:rPr>
              <w:t>:</w:t>
            </w:r>
          </w:p>
        </w:tc>
        <w:tc>
          <w:tcPr>
            <w:tcW w:w="3268"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3FE561F3" w14:textId="77777777" w:rsidR="00496723" w:rsidRDefault="00496723" w:rsidP="005C664D">
            <w:pPr>
              <w:suppressAutoHyphens/>
              <w:jc w:val="both"/>
              <w:rPr>
                <w:rFonts w:ascii="Times New Roman" w:eastAsia="Calibri" w:hAnsi="Times New Roman" w:cs="Times New Roman"/>
                <w:lang w:val="vi-VN"/>
              </w:rPr>
            </w:pPr>
            <w:r>
              <w:rPr>
                <w:rFonts w:ascii="Times New Roman" w:hAnsi="Times New Roman"/>
                <w:lang w:val="vi-VN"/>
              </w:rPr>
              <w:t>Người Dùng</w:t>
            </w:r>
          </w:p>
        </w:tc>
        <w:tc>
          <w:tcPr>
            <w:tcW w:w="4004"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5DEB6C6F" w14:textId="77777777" w:rsidR="00496723" w:rsidRDefault="00496723" w:rsidP="005C664D">
            <w:pPr>
              <w:suppressAutoHyphens/>
              <w:jc w:val="both"/>
              <w:rPr>
                <w:rFonts w:ascii="Times New Roman" w:eastAsia="Calibri" w:hAnsi="Times New Roman" w:cs="Times New Roman"/>
                <w:lang w:val="vi-VN"/>
              </w:rPr>
            </w:pPr>
            <w:r>
              <w:rPr>
                <w:rFonts w:ascii="Times New Roman" w:hAnsi="Times New Roman"/>
                <w:lang w:val="vi-VN"/>
              </w:rPr>
              <w:t>Hệ Thống</w:t>
            </w:r>
          </w:p>
        </w:tc>
      </w:tr>
      <w:tr w:rsidR="00496723" w14:paraId="155863AE" w14:textId="77777777" w:rsidTr="00496723">
        <w:tc>
          <w:tcPr>
            <w:tcW w:w="0" w:type="auto"/>
            <w:vMerge/>
            <w:tcBorders>
              <w:top w:val="single" w:sz="4" w:space="0" w:color="000001"/>
              <w:left w:val="single" w:sz="4" w:space="0" w:color="000001"/>
              <w:bottom w:val="single" w:sz="4" w:space="0" w:color="000001"/>
              <w:right w:val="single" w:sz="4" w:space="0" w:color="000001"/>
            </w:tcBorders>
            <w:vAlign w:val="center"/>
            <w:hideMark/>
          </w:tcPr>
          <w:p w14:paraId="7987E99A" w14:textId="77777777" w:rsidR="00496723" w:rsidRDefault="00496723" w:rsidP="005C664D">
            <w:pPr>
              <w:jc w:val="both"/>
              <w:rPr>
                <w:rFonts w:ascii="Times New Roman" w:eastAsia="Calibri" w:hAnsi="Times New Roman" w:cs="Times New Roman"/>
                <w:lang w:val="vi-VN"/>
              </w:rPr>
            </w:pPr>
          </w:p>
        </w:tc>
        <w:tc>
          <w:tcPr>
            <w:tcW w:w="3268" w:type="dxa"/>
            <w:gridSpan w:val="2"/>
            <w:tcBorders>
              <w:top w:val="single" w:sz="4" w:space="0" w:color="000001"/>
              <w:left w:val="single" w:sz="4" w:space="0" w:color="000001"/>
              <w:bottom w:val="single" w:sz="4" w:space="0" w:color="000001"/>
              <w:right w:val="single" w:sz="4" w:space="0" w:color="000001"/>
            </w:tcBorders>
            <w:shd w:val="clear" w:color="auto" w:fill="FFFFFF"/>
          </w:tcPr>
          <w:p w14:paraId="6E19B938" w14:textId="77777777" w:rsidR="00496723" w:rsidRPr="00001168" w:rsidRDefault="00496723" w:rsidP="005C664D">
            <w:pPr>
              <w:jc w:val="both"/>
              <w:rPr>
                <w:rFonts w:ascii="Times New Roman" w:eastAsia="Calibri" w:hAnsi="Times New Roman" w:cs="Times New Roman"/>
              </w:rPr>
            </w:pPr>
            <w:r>
              <w:rPr>
                <w:rFonts w:ascii="Times New Roman" w:hAnsi="Times New Roman"/>
              </w:rPr>
              <w:t>1. Sử dụng các công cụ có thể gửi HTTP Request gửi 1 gói tin tới</w:t>
            </w:r>
            <w:r>
              <w:rPr>
                <w:rFonts w:ascii="Times New Roman" w:hAnsi="Times New Roman"/>
              </w:rPr>
              <w:br/>
            </w:r>
            <w:r w:rsidRPr="00FE5084">
              <w:rPr>
                <w:rFonts w:ascii="Times New Roman" w:hAnsi="Times New Roman"/>
                <w:b/>
              </w:rPr>
              <w:t>URL</w:t>
            </w:r>
            <w:r>
              <w:rPr>
                <w:rFonts w:ascii="Times New Roman" w:hAnsi="Times New Roman"/>
              </w:rPr>
              <w:t xml:space="preserve">: </w:t>
            </w:r>
            <w:hyperlink w:history="1">
              <w:r w:rsidR="006C465F" w:rsidRPr="00E854EE">
                <w:rPr>
                  <w:rStyle w:val="Hyperlink"/>
                  <w:rFonts w:ascii="Times New Roman" w:hAnsi="Times New Roman"/>
                </w:rPr>
                <w:t>http://{$host}:{$port}/api/states</w:t>
              </w:r>
            </w:hyperlink>
            <w:r w:rsidR="00E76B93">
              <w:rPr>
                <w:rFonts w:ascii="Times New Roman" w:hAnsi="Times New Roman"/>
              </w:rPr>
              <w:br/>
            </w:r>
            <w:r w:rsidR="00E76B93" w:rsidRPr="00FE5084">
              <w:rPr>
                <w:rFonts w:ascii="Times New Roman" w:hAnsi="Times New Roman"/>
                <w:b/>
              </w:rPr>
              <w:t>METHOD</w:t>
            </w:r>
            <w:r w:rsidR="00E76B93">
              <w:rPr>
                <w:rFonts w:ascii="Times New Roman" w:hAnsi="Times New Roman"/>
              </w:rPr>
              <w:t>: GET</w:t>
            </w:r>
            <w:r w:rsidR="00A549CC">
              <w:rPr>
                <w:rFonts w:ascii="Times New Roman" w:hAnsi="Times New Roman"/>
              </w:rPr>
              <w:br/>
            </w:r>
            <w:r w:rsidR="00A549CC" w:rsidRPr="00FE5084">
              <w:rPr>
                <w:rFonts w:ascii="Times New Roman" w:hAnsi="Times New Roman"/>
                <w:b/>
              </w:rPr>
              <w:t>HEADER</w:t>
            </w:r>
            <w:r w:rsidR="00A549CC">
              <w:rPr>
                <w:rFonts w:ascii="Times New Roman" w:hAnsi="Times New Roman"/>
              </w:rPr>
              <w:t>: Appication/JSON</w:t>
            </w:r>
          </w:p>
        </w:tc>
        <w:tc>
          <w:tcPr>
            <w:tcW w:w="4004"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6BE39858" w14:textId="77777777" w:rsidR="00496723" w:rsidRPr="00001168" w:rsidRDefault="00496723" w:rsidP="005C664D">
            <w:pPr>
              <w:jc w:val="both"/>
              <w:rPr>
                <w:rFonts w:ascii="Times New Roman" w:eastAsia="Calibri" w:hAnsi="Times New Roman" w:cs="Times New Roman"/>
              </w:rPr>
            </w:pPr>
            <w:r>
              <w:rPr>
                <w:rFonts w:ascii="Times New Roman" w:hAnsi="Times New Roman"/>
              </w:rPr>
              <w:t xml:space="preserve">1. </w:t>
            </w:r>
            <w:r w:rsidR="00A549CC">
              <w:rPr>
                <w:rFonts w:ascii="Times New Roman" w:hAnsi="Times New Roman"/>
              </w:rPr>
              <w:t>Kiểm tra HEADER và gửi trả về kết quả về thông tin của các sensor dưới dạng JSON</w:t>
            </w:r>
          </w:p>
        </w:tc>
      </w:tr>
      <w:tr w:rsidR="00496723" w14:paraId="508AA46C" w14:textId="77777777" w:rsidTr="00496723">
        <w:tc>
          <w:tcPr>
            <w:tcW w:w="2367"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14:paraId="7AF4B97D" w14:textId="77777777" w:rsidR="00496723" w:rsidRDefault="00FD6C3D" w:rsidP="005C664D">
            <w:pPr>
              <w:suppressAutoHyphens/>
              <w:jc w:val="both"/>
              <w:rPr>
                <w:rFonts w:ascii="Times New Roman" w:eastAsia="Calibri" w:hAnsi="Times New Roman" w:cs="Times New Roman"/>
                <w:lang w:val="vi-VN"/>
              </w:rPr>
            </w:pPr>
            <w:r>
              <w:rPr>
                <w:rFonts w:ascii="Times New Roman" w:hAnsi="Times New Roman"/>
                <w:lang w:val="vi-VN"/>
              </w:rPr>
              <w:t>Thao tác khác</w:t>
            </w:r>
            <w:r w:rsidR="00496723">
              <w:rPr>
                <w:rFonts w:ascii="Times New Roman" w:hAnsi="Times New Roman"/>
                <w:lang w:val="vi-VN"/>
              </w:rPr>
              <w:t>:</w:t>
            </w:r>
          </w:p>
        </w:tc>
        <w:tc>
          <w:tcPr>
            <w:tcW w:w="3268"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197CE1DB" w14:textId="77777777" w:rsidR="00496723" w:rsidRDefault="00496723" w:rsidP="005C664D">
            <w:pPr>
              <w:suppressAutoHyphens/>
              <w:jc w:val="both"/>
              <w:rPr>
                <w:rFonts w:ascii="Times New Roman" w:eastAsia="Calibri" w:hAnsi="Times New Roman" w:cs="Times New Roman"/>
                <w:lang w:val="vi-VN"/>
              </w:rPr>
            </w:pPr>
            <w:r>
              <w:rPr>
                <w:rFonts w:ascii="Times New Roman" w:hAnsi="Times New Roman"/>
                <w:lang w:val="vi-VN"/>
              </w:rPr>
              <w:t>Người Dùng</w:t>
            </w:r>
          </w:p>
        </w:tc>
        <w:tc>
          <w:tcPr>
            <w:tcW w:w="4004"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66F14255" w14:textId="77777777" w:rsidR="00496723" w:rsidRDefault="00496723" w:rsidP="005C664D">
            <w:pPr>
              <w:suppressAutoHyphens/>
              <w:jc w:val="both"/>
              <w:rPr>
                <w:rFonts w:ascii="Times New Roman" w:eastAsia="Calibri" w:hAnsi="Times New Roman" w:cs="Times New Roman"/>
                <w:lang w:val="vi-VN"/>
              </w:rPr>
            </w:pPr>
            <w:r>
              <w:rPr>
                <w:rFonts w:ascii="Times New Roman" w:hAnsi="Times New Roman"/>
                <w:lang w:val="vi-VN"/>
              </w:rPr>
              <w:t>Hệ Thống</w:t>
            </w:r>
          </w:p>
        </w:tc>
      </w:tr>
      <w:tr w:rsidR="00496723" w14:paraId="23EBBEF7" w14:textId="77777777" w:rsidTr="00496723">
        <w:tc>
          <w:tcPr>
            <w:tcW w:w="0" w:type="auto"/>
            <w:vMerge/>
            <w:tcBorders>
              <w:top w:val="single" w:sz="4" w:space="0" w:color="000001"/>
              <w:left w:val="single" w:sz="4" w:space="0" w:color="000001"/>
              <w:bottom w:val="single" w:sz="4" w:space="0" w:color="000001"/>
              <w:right w:val="single" w:sz="4" w:space="0" w:color="000001"/>
            </w:tcBorders>
            <w:vAlign w:val="center"/>
            <w:hideMark/>
          </w:tcPr>
          <w:p w14:paraId="71D2B280" w14:textId="77777777" w:rsidR="00496723" w:rsidRDefault="00496723" w:rsidP="005C664D">
            <w:pPr>
              <w:jc w:val="both"/>
              <w:rPr>
                <w:rFonts w:ascii="Times New Roman" w:eastAsia="Calibri" w:hAnsi="Times New Roman" w:cs="Times New Roman"/>
                <w:lang w:val="vi-VN"/>
              </w:rPr>
            </w:pPr>
          </w:p>
        </w:tc>
        <w:tc>
          <w:tcPr>
            <w:tcW w:w="3268"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3B16CE96" w14:textId="77777777" w:rsidR="00496723" w:rsidRPr="00A549CC" w:rsidRDefault="00A549CC" w:rsidP="005C664D">
            <w:pPr>
              <w:jc w:val="both"/>
              <w:rPr>
                <w:rFonts w:ascii="Times New Roman" w:eastAsia="Calibri" w:hAnsi="Times New Roman" w:cs="Times New Roman"/>
              </w:rPr>
            </w:pPr>
            <w:r>
              <w:rPr>
                <w:rFonts w:ascii="Times New Roman" w:eastAsia="Calibri" w:hAnsi="Times New Roman" w:cs="Times New Roman"/>
              </w:rPr>
              <w:t>1.Người dùng gửi sai địa chỉ  URL hoặc sai HEADER</w:t>
            </w:r>
          </w:p>
        </w:tc>
        <w:tc>
          <w:tcPr>
            <w:tcW w:w="4004" w:type="dxa"/>
            <w:gridSpan w:val="2"/>
            <w:tcBorders>
              <w:top w:val="single" w:sz="4" w:space="0" w:color="000001"/>
              <w:left w:val="single" w:sz="4" w:space="0" w:color="000001"/>
              <w:bottom w:val="single" w:sz="4" w:space="0" w:color="000001"/>
              <w:right w:val="single" w:sz="4" w:space="0" w:color="000001"/>
            </w:tcBorders>
            <w:shd w:val="clear" w:color="auto" w:fill="FFFFFF"/>
          </w:tcPr>
          <w:p w14:paraId="75003485" w14:textId="77777777" w:rsidR="00496723" w:rsidRPr="00A549CC" w:rsidRDefault="00A549CC" w:rsidP="005C664D">
            <w:pPr>
              <w:jc w:val="both"/>
              <w:rPr>
                <w:rFonts w:ascii="Times New Roman" w:eastAsia="Calibri" w:hAnsi="Times New Roman" w:cs="Times New Roman"/>
              </w:rPr>
            </w:pPr>
            <w:r>
              <w:rPr>
                <w:rFonts w:ascii="Times New Roman" w:eastAsia="Calibri" w:hAnsi="Times New Roman" w:cs="Times New Roman"/>
              </w:rPr>
              <w:t>1. Hệ thống không chấp nhận request</w:t>
            </w:r>
          </w:p>
        </w:tc>
      </w:tr>
      <w:tr w:rsidR="00496723" w14:paraId="059E4F10"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2609CBE5" w14:textId="77777777" w:rsidR="00496723" w:rsidRDefault="00FD6C3D" w:rsidP="005C664D">
            <w:pPr>
              <w:suppressAutoHyphens/>
              <w:jc w:val="both"/>
              <w:rPr>
                <w:rFonts w:ascii="Times New Roman" w:eastAsia="Calibri" w:hAnsi="Times New Roman" w:cs="Times New Roman"/>
                <w:lang w:val="vi-VN"/>
              </w:rPr>
            </w:pPr>
            <w:r>
              <w:rPr>
                <w:rFonts w:ascii="Times New Roman" w:hAnsi="Times New Roman"/>
                <w:lang w:val="vi-VN"/>
              </w:rPr>
              <w:t>Ngoại lệ</w:t>
            </w:r>
            <w:r w:rsidR="00496723">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60DFD294" w14:textId="77777777" w:rsidR="00496723" w:rsidRDefault="00496723" w:rsidP="005C664D">
            <w:pPr>
              <w:suppressAutoHyphens/>
              <w:jc w:val="both"/>
              <w:rPr>
                <w:rFonts w:ascii="Times New Roman" w:eastAsia="Calibri" w:hAnsi="Times New Roman" w:cs="Times New Roman"/>
                <w:lang w:val="vi-VN"/>
              </w:rPr>
            </w:pPr>
          </w:p>
        </w:tc>
      </w:tr>
      <w:tr w:rsidR="00496723" w14:paraId="38A444BC"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254BBD61" w14:textId="77777777" w:rsidR="00496723" w:rsidRDefault="00FD6C3D" w:rsidP="005C664D">
            <w:pPr>
              <w:suppressAutoHyphens/>
              <w:jc w:val="both"/>
              <w:rPr>
                <w:rFonts w:ascii="Times New Roman" w:eastAsia="Calibri" w:hAnsi="Times New Roman" w:cs="Times New Roman"/>
                <w:lang w:val="vi-VN"/>
              </w:rPr>
            </w:pPr>
            <w:r>
              <w:rPr>
                <w:rFonts w:ascii="Times New Roman" w:hAnsi="Times New Roman"/>
                <w:lang w:val="vi-VN"/>
              </w:rPr>
              <w:t>Yêu cầu Usecase</w:t>
            </w:r>
            <w:r w:rsidR="00496723">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65ACFE4A" w14:textId="77777777" w:rsidR="00496723" w:rsidRPr="0053473B" w:rsidRDefault="00496723" w:rsidP="005C664D">
            <w:pPr>
              <w:suppressAutoHyphens/>
              <w:jc w:val="both"/>
              <w:rPr>
                <w:rFonts w:ascii="Times New Roman" w:eastAsia="Calibri" w:hAnsi="Times New Roman" w:cs="Times New Roman"/>
              </w:rPr>
            </w:pPr>
          </w:p>
        </w:tc>
      </w:tr>
      <w:tr w:rsidR="00496723" w14:paraId="730359ED"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10EDB0B3" w14:textId="77777777" w:rsidR="00496723" w:rsidRDefault="00FD6C3D" w:rsidP="005C664D">
            <w:pPr>
              <w:suppressAutoHyphens/>
              <w:jc w:val="both"/>
              <w:rPr>
                <w:rFonts w:ascii="Times New Roman" w:eastAsia="Calibri" w:hAnsi="Times New Roman" w:cs="Times New Roman"/>
                <w:lang w:val="vi-VN"/>
              </w:rPr>
            </w:pPr>
            <w:r>
              <w:rPr>
                <w:rFonts w:ascii="Times New Roman" w:hAnsi="Times New Roman"/>
                <w:lang w:val="vi-VN"/>
              </w:rPr>
              <w:t>Yêu cầu đặc biệt</w:t>
            </w:r>
            <w:r w:rsidR="00496723">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09A072AF" w14:textId="77777777" w:rsidR="00496723" w:rsidRDefault="00496723" w:rsidP="005C664D">
            <w:pPr>
              <w:jc w:val="both"/>
              <w:rPr>
                <w:rFonts w:ascii="Times New Roman" w:eastAsia="Calibri" w:hAnsi="Times New Roman" w:cs="Times New Roman"/>
                <w:lang w:val="vi-VN"/>
              </w:rPr>
            </w:pPr>
            <w:r>
              <w:rPr>
                <w:rFonts w:ascii="Times New Roman" w:hAnsi="Times New Roman"/>
                <w:lang w:val="vi-VN"/>
              </w:rPr>
              <w:t>- Hệ thống máy chủ đang chạy ổn định</w:t>
            </w:r>
          </w:p>
          <w:p w14:paraId="6B5C6B21" w14:textId="77777777" w:rsidR="00496723" w:rsidRPr="00001168" w:rsidRDefault="00496723" w:rsidP="005C664D">
            <w:pPr>
              <w:jc w:val="both"/>
              <w:rPr>
                <w:rFonts w:ascii="Times New Roman" w:hAnsi="Times New Roman"/>
              </w:rPr>
            </w:pPr>
            <w:r>
              <w:rPr>
                <w:rFonts w:ascii="Times New Roman" w:hAnsi="Times New Roman"/>
              </w:rPr>
              <w:t xml:space="preserve">- Các IoT Platform và các service chạy ổn định </w:t>
            </w:r>
          </w:p>
          <w:p w14:paraId="5386BCBC" w14:textId="77777777" w:rsidR="00496723" w:rsidRDefault="00496723" w:rsidP="005C664D">
            <w:pPr>
              <w:suppressAutoHyphens/>
              <w:jc w:val="both"/>
              <w:rPr>
                <w:rFonts w:ascii="Times New Roman" w:eastAsia="Calibri" w:hAnsi="Times New Roman" w:cs="Times New Roman"/>
                <w:lang w:val="vi-VN"/>
              </w:rPr>
            </w:pPr>
          </w:p>
        </w:tc>
      </w:tr>
    </w:tbl>
    <w:p w14:paraId="629DCCEF" w14:textId="77777777" w:rsidR="00496723" w:rsidRPr="006B74D2" w:rsidRDefault="00496723" w:rsidP="005C664D">
      <w:pPr>
        <w:pStyle w:val="Style1"/>
        <w:jc w:val="both"/>
      </w:pPr>
    </w:p>
    <w:p w14:paraId="5ACBE622" w14:textId="77777777" w:rsidR="00D66E7B" w:rsidRDefault="006B74D2" w:rsidP="005C664D">
      <w:pPr>
        <w:pStyle w:val="Heading4"/>
        <w:jc w:val="both"/>
      </w:pPr>
      <w:proofErr w:type="gramStart"/>
      <w:r>
        <w:lastRenderedPageBreak/>
        <w:t>h</w:t>
      </w:r>
      <w:proofErr w:type="gramEnd"/>
      <w:r>
        <w:t>, UC09</w:t>
      </w:r>
    </w:p>
    <w:p w14:paraId="5B48831D" w14:textId="77777777" w:rsidR="006B74D2" w:rsidRDefault="006B74D2" w:rsidP="005C664D">
      <w:pPr>
        <w:keepNext/>
        <w:jc w:val="both"/>
      </w:pPr>
      <w:r>
        <w:rPr>
          <w:noProof/>
          <w:lang w:eastAsia="en-US" w:bidi="ar-SA"/>
        </w:rPr>
        <w:drawing>
          <wp:inline distT="0" distB="0" distL="0" distR="0" wp14:anchorId="7D399150" wp14:editId="2488AEC3">
            <wp:extent cx="6120130" cy="15532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uy van tt mot thiet bi.png"/>
                    <pic:cNvPicPr/>
                  </pic:nvPicPr>
                  <pic:blipFill>
                    <a:blip r:embed="rId40">
                      <a:extLst>
                        <a:ext uri="{28A0092B-C50C-407E-A947-70E740481C1C}">
                          <a14:useLocalDpi xmlns:a14="http://schemas.microsoft.com/office/drawing/2010/main" val="0"/>
                        </a:ext>
                      </a:extLst>
                    </a:blip>
                    <a:stretch>
                      <a:fillRect/>
                    </a:stretch>
                  </pic:blipFill>
                  <pic:spPr>
                    <a:xfrm>
                      <a:off x="0" y="0"/>
                      <a:ext cx="6120130" cy="1553210"/>
                    </a:xfrm>
                    <a:prstGeom prst="rect">
                      <a:avLst/>
                    </a:prstGeom>
                  </pic:spPr>
                </pic:pic>
              </a:graphicData>
            </a:graphic>
          </wp:inline>
        </w:drawing>
      </w:r>
    </w:p>
    <w:p w14:paraId="07DAC46F" w14:textId="43BFF2E7" w:rsidR="006B74D2" w:rsidRDefault="00D96386" w:rsidP="00AB24A8">
      <w:pPr>
        <w:pStyle w:val="Caption"/>
        <w:jc w:val="center"/>
      </w:pPr>
      <w:bookmarkStart w:id="125" w:name="_Toc469902797"/>
      <w:bookmarkStart w:id="126" w:name="_Toc470105978"/>
      <w:bookmarkStart w:id="127" w:name="_Toc470201127"/>
      <w:proofErr w:type="gramStart"/>
      <w:r>
        <w:t>Hình</w:t>
      </w:r>
      <w:r w:rsidR="006B74D2">
        <w:t xml:space="preserve"> </w:t>
      </w:r>
      <w:fldSimple w:instr=" SEQ Figure \* ARABIC ">
        <w:r w:rsidR="00F045F1">
          <w:rPr>
            <w:noProof/>
          </w:rPr>
          <w:t>22</w:t>
        </w:r>
      </w:fldSimple>
      <w:r w:rsidR="006B74D2">
        <w:t>.</w:t>
      </w:r>
      <w:proofErr w:type="gramEnd"/>
      <w:r w:rsidR="006B74D2">
        <w:t xml:space="preserve"> Usecase </w:t>
      </w:r>
      <w:bookmarkEnd w:id="125"/>
      <w:r w:rsidR="00AB24A8">
        <w:t>truy vấn thông tin một thiết bị</w:t>
      </w:r>
      <w:bookmarkEnd w:id="126"/>
      <w:bookmarkEnd w:id="127"/>
    </w:p>
    <w:tbl>
      <w:tblPr>
        <w:tblW w:w="0" w:type="auto"/>
        <w:tblInd w:w="-152"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83" w:type="dxa"/>
        </w:tblCellMar>
        <w:tblLook w:val="04A0" w:firstRow="1" w:lastRow="0" w:firstColumn="1" w:lastColumn="0" w:noHBand="0" w:noVBand="1"/>
      </w:tblPr>
      <w:tblGrid>
        <w:gridCol w:w="1860"/>
        <w:gridCol w:w="2838"/>
        <w:gridCol w:w="1298"/>
        <w:gridCol w:w="899"/>
        <w:gridCol w:w="2235"/>
      </w:tblGrid>
      <w:tr w:rsidR="00A0365B" w14:paraId="0B397D2C"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6EAE8214" w14:textId="77777777" w:rsidR="00A0365B" w:rsidRDefault="00FD6C3D" w:rsidP="005C664D">
            <w:pPr>
              <w:suppressAutoHyphens/>
              <w:jc w:val="both"/>
              <w:rPr>
                <w:rFonts w:ascii="Times New Roman" w:eastAsia="Calibri" w:hAnsi="Times New Roman" w:cs="Times New Roman"/>
                <w:lang w:val="vi-VN"/>
              </w:rPr>
            </w:pPr>
            <w:r>
              <w:rPr>
                <w:rFonts w:ascii="Times New Roman" w:hAnsi="Times New Roman"/>
                <w:lang w:val="vi-VN"/>
              </w:rPr>
              <w:t>Mã Use Case</w:t>
            </w:r>
            <w:r w:rsidR="00A0365B">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14:paraId="37C13C77" w14:textId="77777777" w:rsidR="00A0365B" w:rsidRPr="009B6989" w:rsidRDefault="00A0365B" w:rsidP="005C664D">
            <w:pPr>
              <w:suppressAutoHyphens/>
              <w:jc w:val="both"/>
              <w:rPr>
                <w:rFonts w:ascii="Times New Roman" w:eastAsia="Calibri" w:hAnsi="Times New Roman" w:cs="Times New Roman"/>
              </w:rPr>
            </w:pPr>
            <w:r>
              <w:rPr>
                <w:rFonts w:ascii="Times New Roman" w:hAnsi="Times New Roman"/>
                <w:lang w:val="vi-VN"/>
              </w:rPr>
              <w:t>UC</w:t>
            </w:r>
            <w:r w:rsidR="006C465F">
              <w:rPr>
                <w:rFonts w:ascii="Times New Roman" w:hAnsi="Times New Roman"/>
              </w:rPr>
              <w:t>09</w:t>
            </w:r>
          </w:p>
        </w:tc>
      </w:tr>
      <w:tr w:rsidR="00A0365B" w14:paraId="1AA178A2"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3783AF97" w14:textId="77777777" w:rsidR="00A0365B" w:rsidRDefault="00FD6C3D" w:rsidP="005C664D">
            <w:pPr>
              <w:suppressAutoHyphens/>
              <w:jc w:val="both"/>
              <w:rPr>
                <w:rFonts w:ascii="Times New Roman" w:eastAsia="Calibri" w:hAnsi="Times New Roman" w:cs="Times New Roman"/>
                <w:lang w:val="vi-VN"/>
              </w:rPr>
            </w:pPr>
            <w:r>
              <w:rPr>
                <w:rFonts w:ascii="Times New Roman" w:hAnsi="Times New Roman"/>
                <w:lang w:val="vi-VN"/>
              </w:rPr>
              <w:t>Tên Use Case</w:t>
            </w:r>
            <w:r w:rsidR="00A0365B">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14:paraId="51F40CF2" w14:textId="77777777" w:rsidR="00A0365B" w:rsidRDefault="00A0365B" w:rsidP="005C664D">
            <w:pPr>
              <w:suppressAutoHyphens/>
              <w:jc w:val="both"/>
              <w:rPr>
                <w:rFonts w:ascii="Times New Roman" w:eastAsia="Calibri" w:hAnsi="Times New Roman" w:cs="Times New Roman"/>
                <w:lang w:val="vi-VN"/>
              </w:rPr>
            </w:pPr>
            <w:r>
              <w:t>Truy vấn thông tin một thiết bị</w:t>
            </w:r>
          </w:p>
        </w:tc>
      </w:tr>
      <w:tr w:rsidR="006C465F" w14:paraId="1E737D16"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3F9D94BA" w14:textId="77777777" w:rsidR="00A0365B" w:rsidRDefault="00FD6C3D" w:rsidP="005C664D">
            <w:pPr>
              <w:suppressAutoHyphens/>
              <w:jc w:val="both"/>
              <w:rPr>
                <w:rFonts w:ascii="Times New Roman" w:eastAsia="Calibri" w:hAnsi="Times New Roman" w:cs="Times New Roman"/>
                <w:lang w:val="vi-VN"/>
              </w:rPr>
            </w:pPr>
            <w:r>
              <w:rPr>
                <w:rFonts w:ascii="Times New Roman" w:hAnsi="Times New Roman"/>
                <w:lang w:val="vi-VN"/>
              </w:rPr>
              <w:t>Người tạo</w:t>
            </w:r>
            <w:r w:rsidR="00A0365B">
              <w:rPr>
                <w:rFonts w:ascii="Times New Roman" w:hAnsi="Times New Roman"/>
                <w:lang w:val="vi-VN"/>
              </w:rPr>
              <w:t>:</w:t>
            </w:r>
          </w:p>
        </w:tc>
        <w:tc>
          <w:tcPr>
            <w:tcW w:w="2269" w:type="dxa"/>
            <w:tcBorders>
              <w:top w:val="single" w:sz="4" w:space="0" w:color="000001"/>
              <w:left w:val="single" w:sz="4" w:space="0" w:color="000001"/>
              <w:bottom w:val="single" w:sz="4" w:space="0" w:color="000001"/>
              <w:right w:val="single" w:sz="4" w:space="0" w:color="000001"/>
            </w:tcBorders>
            <w:shd w:val="clear" w:color="auto" w:fill="FFFFFF"/>
            <w:hideMark/>
          </w:tcPr>
          <w:p w14:paraId="1B5F6E0D" w14:textId="77777777" w:rsidR="00A0365B" w:rsidRPr="00932B88" w:rsidRDefault="00A0365B" w:rsidP="005C664D">
            <w:pPr>
              <w:suppressAutoHyphens/>
              <w:jc w:val="both"/>
              <w:rPr>
                <w:rFonts w:ascii="Times New Roman" w:eastAsia="Calibri" w:hAnsi="Times New Roman" w:cs="Times New Roman"/>
              </w:rPr>
            </w:pPr>
            <w:r>
              <w:rPr>
                <w:rFonts w:ascii="Times New Roman" w:hAnsi="Times New Roman"/>
              </w:rPr>
              <w:t>Bùi Ngọc Luân</w:t>
            </w:r>
          </w:p>
        </w:tc>
        <w:tc>
          <w:tcPr>
            <w:tcW w:w="2179"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14:paraId="370DB154" w14:textId="77777777" w:rsidR="00A0365B" w:rsidRDefault="00A0365B" w:rsidP="005C664D">
            <w:pPr>
              <w:suppressAutoHyphens/>
              <w:jc w:val="both"/>
              <w:rPr>
                <w:rFonts w:ascii="Times New Roman" w:eastAsia="Calibri" w:hAnsi="Times New Roman" w:cs="Times New Roman"/>
                <w:lang w:val="vi-VN"/>
              </w:rPr>
            </w:pPr>
            <w:r>
              <w:rPr>
                <w:rFonts w:ascii="Times New Roman" w:hAnsi="Times New Roman"/>
                <w:lang w:val="vi-VN"/>
              </w:rPr>
              <w:t>Last Updated By:</w:t>
            </w:r>
          </w:p>
        </w:tc>
        <w:tc>
          <w:tcPr>
            <w:tcW w:w="2824" w:type="dxa"/>
            <w:tcBorders>
              <w:top w:val="single" w:sz="4" w:space="0" w:color="000001"/>
              <w:left w:val="single" w:sz="4" w:space="0" w:color="000001"/>
              <w:bottom w:val="single" w:sz="4" w:space="0" w:color="000001"/>
              <w:right w:val="single" w:sz="4" w:space="0" w:color="000001"/>
            </w:tcBorders>
            <w:shd w:val="clear" w:color="auto" w:fill="FFFFFF"/>
            <w:hideMark/>
          </w:tcPr>
          <w:p w14:paraId="2358BDBB" w14:textId="77777777" w:rsidR="00A0365B" w:rsidRPr="00932B88" w:rsidRDefault="00A0365B" w:rsidP="005C664D">
            <w:pPr>
              <w:suppressAutoHyphens/>
              <w:jc w:val="both"/>
              <w:rPr>
                <w:rFonts w:ascii="Times New Roman" w:eastAsia="Calibri" w:hAnsi="Times New Roman" w:cs="Times New Roman"/>
              </w:rPr>
            </w:pPr>
            <w:r>
              <w:rPr>
                <w:rFonts w:ascii="Times New Roman" w:hAnsi="Times New Roman"/>
              </w:rPr>
              <w:t>Bùi Ngọc Luân</w:t>
            </w:r>
          </w:p>
        </w:tc>
      </w:tr>
      <w:tr w:rsidR="006C465F" w14:paraId="050636E9" w14:textId="77777777" w:rsidTr="000C38A6">
        <w:trPr>
          <w:trHeight w:val="417"/>
        </w:trPr>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4F9279C7" w14:textId="77777777" w:rsidR="00A0365B" w:rsidRDefault="00A0365B" w:rsidP="005C664D">
            <w:pPr>
              <w:suppressAutoHyphens/>
              <w:jc w:val="both"/>
              <w:rPr>
                <w:rFonts w:ascii="Times New Roman" w:eastAsia="Calibri" w:hAnsi="Times New Roman" w:cs="Times New Roman"/>
                <w:lang w:val="vi-VN"/>
              </w:rPr>
            </w:pPr>
            <w:r>
              <w:rPr>
                <w:rFonts w:ascii="Times New Roman" w:hAnsi="Times New Roman"/>
                <w:lang w:val="vi-VN"/>
              </w:rPr>
              <w:t>Date Created:</w:t>
            </w:r>
          </w:p>
        </w:tc>
        <w:tc>
          <w:tcPr>
            <w:tcW w:w="2269" w:type="dxa"/>
            <w:tcBorders>
              <w:top w:val="single" w:sz="4" w:space="0" w:color="000001"/>
              <w:left w:val="single" w:sz="4" w:space="0" w:color="000001"/>
              <w:bottom w:val="single" w:sz="4" w:space="0" w:color="000001"/>
              <w:right w:val="single" w:sz="4" w:space="0" w:color="000001"/>
            </w:tcBorders>
            <w:shd w:val="clear" w:color="auto" w:fill="FFFFFF"/>
            <w:hideMark/>
          </w:tcPr>
          <w:p w14:paraId="41569764" w14:textId="77777777" w:rsidR="00A0365B" w:rsidRPr="00932B88" w:rsidRDefault="00A0365B" w:rsidP="005C664D">
            <w:pPr>
              <w:suppressAutoHyphens/>
              <w:jc w:val="both"/>
              <w:rPr>
                <w:rFonts w:ascii="Times New Roman" w:eastAsia="Calibri" w:hAnsi="Times New Roman" w:cs="Times New Roman"/>
              </w:rPr>
            </w:pPr>
            <w:r>
              <w:rPr>
                <w:rFonts w:ascii="Times New Roman" w:eastAsia="Calibri" w:hAnsi="Times New Roman" w:cs="Times New Roman"/>
              </w:rPr>
              <w:t>10/12/2016</w:t>
            </w:r>
          </w:p>
        </w:tc>
        <w:tc>
          <w:tcPr>
            <w:tcW w:w="2179"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14:paraId="31FAB7D6" w14:textId="77777777" w:rsidR="00A0365B" w:rsidRDefault="00A0365B" w:rsidP="005C664D">
            <w:pPr>
              <w:suppressAutoHyphens/>
              <w:jc w:val="both"/>
              <w:rPr>
                <w:rFonts w:ascii="Times New Roman" w:eastAsia="Calibri" w:hAnsi="Times New Roman" w:cs="Times New Roman"/>
                <w:lang w:val="vi-VN"/>
              </w:rPr>
            </w:pPr>
            <w:r>
              <w:rPr>
                <w:rFonts w:ascii="Times New Roman" w:hAnsi="Times New Roman"/>
                <w:lang w:val="vi-VN"/>
              </w:rPr>
              <w:t>Date Last Updated:</w:t>
            </w:r>
          </w:p>
        </w:tc>
        <w:tc>
          <w:tcPr>
            <w:tcW w:w="2824" w:type="dxa"/>
            <w:tcBorders>
              <w:top w:val="single" w:sz="4" w:space="0" w:color="000001"/>
              <w:left w:val="single" w:sz="4" w:space="0" w:color="000001"/>
              <w:bottom w:val="single" w:sz="4" w:space="0" w:color="000001"/>
              <w:right w:val="single" w:sz="4" w:space="0" w:color="000001"/>
            </w:tcBorders>
            <w:shd w:val="clear" w:color="auto" w:fill="FFFFFF"/>
            <w:hideMark/>
          </w:tcPr>
          <w:p w14:paraId="7A6B64C8" w14:textId="77777777" w:rsidR="00A0365B" w:rsidRPr="00932B88" w:rsidRDefault="00A0365B" w:rsidP="005C664D">
            <w:pPr>
              <w:suppressAutoHyphens/>
              <w:jc w:val="both"/>
              <w:rPr>
                <w:rFonts w:ascii="Times New Roman" w:eastAsia="Calibri" w:hAnsi="Times New Roman" w:cs="Times New Roman"/>
              </w:rPr>
            </w:pPr>
            <w:r>
              <w:rPr>
                <w:rFonts w:ascii="Times New Roman" w:hAnsi="Times New Roman"/>
              </w:rPr>
              <w:t>10/12/2016</w:t>
            </w:r>
          </w:p>
        </w:tc>
      </w:tr>
      <w:tr w:rsidR="00A0365B" w14:paraId="1AE1A445" w14:textId="77777777" w:rsidTr="000C38A6">
        <w:trPr>
          <w:trHeight w:val="417"/>
        </w:trPr>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5A752BA2" w14:textId="77777777" w:rsidR="00A0365B" w:rsidRDefault="00FD6C3D" w:rsidP="005C664D">
            <w:pPr>
              <w:suppressAutoHyphens/>
              <w:jc w:val="both"/>
              <w:rPr>
                <w:rFonts w:ascii="Times New Roman" w:eastAsia="Calibri" w:hAnsi="Times New Roman" w:cs="Times New Roman"/>
                <w:lang w:val="vi-VN"/>
              </w:rPr>
            </w:pPr>
            <w:r>
              <w:rPr>
                <w:rFonts w:ascii="Times New Roman" w:hAnsi="Times New Roman"/>
                <w:lang w:val="vi-VN"/>
              </w:rPr>
              <w:t>Tác nhân</w:t>
            </w:r>
            <w:r w:rsidR="00A0365B">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14:paraId="5C17DF62" w14:textId="77777777" w:rsidR="00A0365B" w:rsidRPr="00932B88" w:rsidRDefault="00A0365B" w:rsidP="005C664D">
            <w:pPr>
              <w:suppressAutoHyphens/>
              <w:jc w:val="both"/>
              <w:rPr>
                <w:rFonts w:ascii="Times New Roman" w:eastAsia="Calibri" w:hAnsi="Times New Roman" w:cs="Times New Roman"/>
              </w:rPr>
            </w:pPr>
            <w:r>
              <w:rPr>
                <w:rFonts w:ascii="Times New Roman" w:hAnsi="Times New Roman"/>
              </w:rPr>
              <w:t>Lập trình viên</w:t>
            </w:r>
          </w:p>
        </w:tc>
      </w:tr>
      <w:tr w:rsidR="00A0365B" w14:paraId="383BE24A"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5D67B398" w14:textId="77777777" w:rsidR="00A0365B" w:rsidRDefault="00FD6C3D" w:rsidP="005C664D">
            <w:pPr>
              <w:suppressAutoHyphens/>
              <w:jc w:val="both"/>
              <w:rPr>
                <w:rFonts w:ascii="Times New Roman" w:eastAsia="Calibri" w:hAnsi="Times New Roman" w:cs="Times New Roman"/>
                <w:lang w:val="vi-VN"/>
              </w:rPr>
            </w:pPr>
            <w:r>
              <w:rPr>
                <w:rFonts w:ascii="Times New Roman" w:hAnsi="Times New Roman"/>
                <w:lang w:val="vi-VN"/>
              </w:rPr>
              <w:t>Tác nhân</w:t>
            </w:r>
            <w:r w:rsidR="00A0365B">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6E61C7D3" w14:textId="77777777" w:rsidR="00A0365B" w:rsidRPr="00932B88" w:rsidRDefault="00A0365B" w:rsidP="005C664D">
            <w:pPr>
              <w:jc w:val="both"/>
              <w:rPr>
                <w:rFonts w:ascii="Times New Roman" w:eastAsia="Calibri" w:hAnsi="Times New Roman" w:cs="Times New Roman"/>
              </w:rPr>
            </w:pPr>
            <w:r>
              <w:t>Truy vấn thông tin một thiết bị qua REST API</w:t>
            </w:r>
          </w:p>
        </w:tc>
      </w:tr>
      <w:tr w:rsidR="00A0365B" w14:paraId="50FE1454"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6C64F571" w14:textId="77777777" w:rsidR="00A0365B" w:rsidRDefault="00A0365B" w:rsidP="005C664D">
            <w:pPr>
              <w:suppressAutoHyphens/>
              <w:jc w:val="both"/>
              <w:rPr>
                <w:rFonts w:ascii="Times New Roman" w:eastAsia="Calibri" w:hAnsi="Times New Roman" w:cs="Times New Roman"/>
                <w:lang w:val="vi-VN"/>
              </w:rPr>
            </w:pPr>
            <w:r>
              <w:rPr>
                <w:rFonts w:ascii="Times New Roman" w:hAnsi="Times New Roman"/>
                <w:lang w:val="vi-VN"/>
              </w:rPr>
              <w:t>Trigger:</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7828D19B" w14:textId="77777777" w:rsidR="00A0365B" w:rsidRPr="00496723" w:rsidRDefault="00A0365B" w:rsidP="005C664D">
            <w:pPr>
              <w:jc w:val="both"/>
              <w:rPr>
                <w:rFonts w:ascii="Times New Roman" w:eastAsia="Calibri" w:hAnsi="Times New Roman" w:cs="Times New Roman"/>
              </w:rPr>
            </w:pPr>
            <w:r>
              <w:rPr>
                <w:rFonts w:ascii="Times New Roman" w:hAnsi="Times New Roman"/>
                <w:lang w:val="vi-VN"/>
              </w:rPr>
              <w:t xml:space="preserve">1. </w:t>
            </w:r>
            <w:r>
              <w:rPr>
                <w:rFonts w:ascii="Times New Roman" w:hAnsi="Times New Roman"/>
              </w:rPr>
              <w:t xml:space="preserve">Gửi HTTP REQUEST đến REST API để </w:t>
            </w:r>
            <w:r>
              <w:t>truy vấn thông tin một thiết bị</w:t>
            </w:r>
          </w:p>
        </w:tc>
      </w:tr>
      <w:tr w:rsidR="00A0365B" w14:paraId="50F18F24"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3E5EBF72" w14:textId="77777777" w:rsidR="00A0365B" w:rsidRDefault="00FD6C3D" w:rsidP="005C664D">
            <w:pPr>
              <w:suppressAutoHyphens/>
              <w:jc w:val="both"/>
              <w:rPr>
                <w:rFonts w:ascii="Times New Roman" w:eastAsia="Calibri" w:hAnsi="Times New Roman" w:cs="Times New Roman"/>
                <w:lang w:val="vi-VN"/>
              </w:rPr>
            </w:pPr>
            <w:r>
              <w:rPr>
                <w:rFonts w:ascii="Times New Roman" w:hAnsi="Times New Roman"/>
                <w:lang w:val="vi-VN"/>
              </w:rPr>
              <w:t>Điều kiện tiên quyết</w:t>
            </w:r>
            <w:r w:rsidR="00A0365B">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53E34597" w14:textId="77777777" w:rsidR="00A0365B" w:rsidRPr="00EB2F67" w:rsidRDefault="00A0365B" w:rsidP="005C664D">
            <w:pPr>
              <w:jc w:val="both"/>
              <w:rPr>
                <w:rFonts w:ascii="Times New Roman" w:eastAsia="Calibri" w:hAnsi="Times New Roman" w:cs="Times New Roman"/>
              </w:rPr>
            </w:pPr>
            <w:r>
              <w:rPr>
                <w:rFonts w:ascii="Times New Roman" w:eastAsia="Calibri" w:hAnsi="Times New Roman" w:cs="Times New Roman"/>
              </w:rPr>
              <w:t xml:space="preserve">1, </w:t>
            </w:r>
          </w:p>
        </w:tc>
      </w:tr>
      <w:tr w:rsidR="00A0365B" w14:paraId="14E2ABFF"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5E0D3763" w14:textId="77777777" w:rsidR="00A0365B" w:rsidRDefault="00FD6C3D" w:rsidP="005C664D">
            <w:pPr>
              <w:suppressAutoHyphens/>
              <w:jc w:val="both"/>
              <w:rPr>
                <w:rFonts w:ascii="Times New Roman" w:eastAsia="Calibri" w:hAnsi="Times New Roman" w:cs="Times New Roman"/>
                <w:lang w:val="vi-VN"/>
              </w:rPr>
            </w:pPr>
            <w:r>
              <w:rPr>
                <w:rFonts w:ascii="Times New Roman" w:hAnsi="Times New Roman"/>
                <w:lang w:val="vi-VN"/>
              </w:rPr>
              <w:t>Điều kiện sau</w:t>
            </w:r>
            <w:r w:rsidR="00A0365B">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3C12AC9A" w14:textId="77777777" w:rsidR="00A0365B" w:rsidRPr="00001168" w:rsidRDefault="00A0365B" w:rsidP="005C664D">
            <w:pPr>
              <w:jc w:val="both"/>
              <w:rPr>
                <w:rFonts w:ascii="Times New Roman" w:eastAsia="Calibri" w:hAnsi="Times New Roman" w:cs="Times New Roman"/>
              </w:rPr>
            </w:pPr>
            <w:r>
              <w:rPr>
                <w:rFonts w:ascii="Times New Roman" w:eastAsia="Calibri" w:hAnsi="Times New Roman" w:cs="Times New Roman"/>
              </w:rPr>
              <w:t xml:space="preserve">1. </w:t>
            </w:r>
          </w:p>
          <w:p w14:paraId="33746F68" w14:textId="77777777" w:rsidR="00A0365B" w:rsidRDefault="00A0365B" w:rsidP="005C664D">
            <w:pPr>
              <w:suppressAutoHyphens/>
              <w:jc w:val="both"/>
              <w:rPr>
                <w:rFonts w:ascii="Times New Roman" w:eastAsia="Calibri" w:hAnsi="Times New Roman" w:cs="Times New Roman"/>
                <w:lang w:val="vi-VN"/>
              </w:rPr>
            </w:pPr>
          </w:p>
        </w:tc>
      </w:tr>
      <w:tr w:rsidR="00A0365B" w14:paraId="23651A12" w14:textId="77777777" w:rsidTr="000C38A6">
        <w:tc>
          <w:tcPr>
            <w:tcW w:w="2367"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14:paraId="56ED067D" w14:textId="77777777" w:rsidR="00A0365B" w:rsidRDefault="00FD6C3D" w:rsidP="005C664D">
            <w:pPr>
              <w:suppressAutoHyphens/>
              <w:jc w:val="both"/>
              <w:rPr>
                <w:rFonts w:ascii="Times New Roman" w:eastAsia="Calibri" w:hAnsi="Times New Roman" w:cs="Times New Roman"/>
                <w:lang w:val="vi-VN"/>
              </w:rPr>
            </w:pPr>
            <w:r>
              <w:rPr>
                <w:rFonts w:ascii="Times New Roman" w:hAnsi="Times New Roman"/>
                <w:lang w:val="vi-VN"/>
              </w:rPr>
              <w:t>Thao tác chính</w:t>
            </w:r>
            <w:r w:rsidR="00A0365B">
              <w:rPr>
                <w:rFonts w:ascii="Times New Roman" w:hAnsi="Times New Roman"/>
                <w:lang w:val="vi-VN"/>
              </w:rPr>
              <w:t>:</w:t>
            </w:r>
          </w:p>
        </w:tc>
        <w:tc>
          <w:tcPr>
            <w:tcW w:w="3268"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5E1ED3BB" w14:textId="77777777" w:rsidR="00A0365B" w:rsidRDefault="00A0365B" w:rsidP="005C664D">
            <w:pPr>
              <w:suppressAutoHyphens/>
              <w:jc w:val="both"/>
              <w:rPr>
                <w:rFonts w:ascii="Times New Roman" w:eastAsia="Calibri" w:hAnsi="Times New Roman" w:cs="Times New Roman"/>
                <w:lang w:val="vi-VN"/>
              </w:rPr>
            </w:pPr>
            <w:r>
              <w:rPr>
                <w:rFonts w:ascii="Times New Roman" w:hAnsi="Times New Roman"/>
                <w:lang w:val="vi-VN"/>
              </w:rPr>
              <w:t>Người Dùng</w:t>
            </w:r>
          </w:p>
        </w:tc>
        <w:tc>
          <w:tcPr>
            <w:tcW w:w="4004"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5FADA378" w14:textId="77777777" w:rsidR="00A0365B" w:rsidRDefault="00A0365B" w:rsidP="005C664D">
            <w:pPr>
              <w:suppressAutoHyphens/>
              <w:jc w:val="both"/>
              <w:rPr>
                <w:rFonts w:ascii="Times New Roman" w:eastAsia="Calibri" w:hAnsi="Times New Roman" w:cs="Times New Roman"/>
                <w:lang w:val="vi-VN"/>
              </w:rPr>
            </w:pPr>
            <w:r>
              <w:rPr>
                <w:rFonts w:ascii="Times New Roman" w:hAnsi="Times New Roman"/>
                <w:lang w:val="vi-VN"/>
              </w:rPr>
              <w:t>Hệ Thống</w:t>
            </w:r>
          </w:p>
        </w:tc>
      </w:tr>
      <w:tr w:rsidR="00A0365B" w14:paraId="11901B5A" w14:textId="77777777" w:rsidTr="000C38A6">
        <w:tc>
          <w:tcPr>
            <w:tcW w:w="0" w:type="auto"/>
            <w:vMerge/>
            <w:tcBorders>
              <w:top w:val="single" w:sz="4" w:space="0" w:color="000001"/>
              <w:left w:val="single" w:sz="4" w:space="0" w:color="000001"/>
              <w:bottom w:val="single" w:sz="4" w:space="0" w:color="000001"/>
              <w:right w:val="single" w:sz="4" w:space="0" w:color="000001"/>
            </w:tcBorders>
            <w:vAlign w:val="center"/>
            <w:hideMark/>
          </w:tcPr>
          <w:p w14:paraId="78A5F875" w14:textId="77777777" w:rsidR="00A0365B" w:rsidRDefault="00A0365B" w:rsidP="005C664D">
            <w:pPr>
              <w:jc w:val="both"/>
              <w:rPr>
                <w:rFonts w:ascii="Times New Roman" w:eastAsia="Calibri" w:hAnsi="Times New Roman" w:cs="Times New Roman"/>
                <w:lang w:val="vi-VN"/>
              </w:rPr>
            </w:pPr>
          </w:p>
        </w:tc>
        <w:tc>
          <w:tcPr>
            <w:tcW w:w="3268" w:type="dxa"/>
            <w:gridSpan w:val="2"/>
            <w:tcBorders>
              <w:top w:val="single" w:sz="4" w:space="0" w:color="000001"/>
              <w:left w:val="single" w:sz="4" w:space="0" w:color="000001"/>
              <w:bottom w:val="single" w:sz="4" w:space="0" w:color="000001"/>
              <w:right w:val="single" w:sz="4" w:space="0" w:color="000001"/>
            </w:tcBorders>
            <w:shd w:val="clear" w:color="auto" w:fill="FFFFFF"/>
          </w:tcPr>
          <w:p w14:paraId="12398B21" w14:textId="77777777" w:rsidR="00A0365B" w:rsidRPr="00001168" w:rsidRDefault="00A0365B" w:rsidP="005C664D">
            <w:pPr>
              <w:jc w:val="both"/>
              <w:rPr>
                <w:rFonts w:ascii="Times New Roman" w:eastAsia="Calibri" w:hAnsi="Times New Roman" w:cs="Times New Roman"/>
              </w:rPr>
            </w:pPr>
            <w:r>
              <w:rPr>
                <w:rFonts w:ascii="Times New Roman" w:hAnsi="Times New Roman"/>
              </w:rPr>
              <w:t>1. Sử dụng các công cụ có thể gửi HTTP Request gửi 1 gói tin tới</w:t>
            </w:r>
            <w:r>
              <w:rPr>
                <w:rFonts w:ascii="Times New Roman" w:hAnsi="Times New Roman"/>
              </w:rPr>
              <w:br/>
            </w:r>
            <w:r w:rsidRPr="00FE5084">
              <w:rPr>
                <w:rFonts w:ascii="Times New Roman" w:hAnsi="Times New Roman"/>
                <w:b/>
              </w:rPr>
              <w:t>URL</w:t>
            </w:r>
            <w:r>
              <w:rPr>
                <w:rFonts w:ascii="Times New Roman" w:hAnsi="Times New Roman"/>
              </w:rPr>
              <w:t xml:space="preserve">: </w:t>
            </w:r>
            <w:hyperlink w:history="1">
              <w:r w:rsidR="006C465F" w:rsidRPr="00E854EE">
                <w:rPr>
                  <w:rStyle w:val="Hyperlink"/>
                  <w:rFonts w:ascii="Times New Roman" w:hAnsi="Times New Roman"/>
                </w:rPr>
                <w:t>http://{$host}:{$port}/api/states/&lt;name</w:t>
              </w:r>
            </w:hyperlink>
            <w:r w:rsidR="006C465F">
              <w:rPr>
                <w:rFonts w:ascii="Times New Roman" w:hAnsi="Times New Roman"/>
              </w:rPr>
              <w:t xml:space="preserve">&gt; </w:t>
            </w:r>
            <w:r>
              <w:rPr>
                <w:rFonts w:ascii="Times New Roman" w:hAnsi="Times New Roman"/>
              </w:rPr>
              <w:t xml:space="preserve"> </w:t>
            </w:r>
            <w:r>
              <w:rPr>
                <w:rFonts w:ascii="Times New Roman" w:hAnsi="Times New Roman"/>
              </w:rPr>
              <w:br/>
            </w:r>
            <w:r w:rsidR="00E76B93" w:rsidRPr="00FE5084">
              <w:rPr>
                <w:rFonts w:ascii="Times New Roman" w:hAnsi="Times New Roman"/>
                <w:b/>
              </w:rPr>
              <w:t>METHOD</w:t>
            </w:r>
            <w:r w:rsidR="00E76B93">
              <w:rPr>
                <w:rFonts w:ascii="Times New Roman" w:hAnsi="Times New Roman"/>
              </w:rPr>
              <w:t>: GET</w:t>
            </w:r>
            <w:r w:rsidR="00E76B93">
              <w:rPr>
                <w:rFonts w:ascii="Times New Roman" w:hAnsi="Times New Roman"/>
              </w:rPr>
              <w:br/>
            </w:r>
            <w:r w:rsidRPr="00FE5084">
              <w:rPr>
                <w:rFonts w:ascii="Times New Roman" w:hAnsi="Times New Roman"/>
                <w:b/>
              </w:rPr>
              <w:t>HEADER</w:t>
            </w:r>
            <w:r>
              <w:rPr>
                <w:rFonts w:ascii="Times New Roman" w:hAnsi="Times New Roman"/>
              </w:rPr>
              <w:t>: Appication/JSON</w:t>
            </w:r>
          </w:p>
        </w:tc>
        <w:tc>
          <w:tcPr>
            <w:tcW w:w="4004"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449B36BF" w14:textId="77777777" w:rsidR="00A0365B" w:rsidRPr="00001168" w:rsidRDefault="00A0365B" w:rsidP="005C664D">
            <w:pPr>
              <w:jc w:val="both"/>
              <w:rPr>
                <w:rFonts w:ascii="Times New Roman" w:eastAsia="Calibri" w:hAnsi="Times New Roman" w:cs="Times New Roman"/>
              </w:rPr>
            </w:pPr>
            <w:r>
              <w:rPr>
                <w:rFonts w:ascii="Times New Roman" w:hAnsi="Times New Roman"/>
              </w:rPr>
              <w:t>1.</w:t>
            </w:r>
            <w:r w:rsidR="006C465F">
              <w:rPr>
                <w:rFonts w:ascii="Times New Roman" w:hAnsi="Times New Roman"/>
              </w:rPr>
              <w:t>Gửi trả về thông tin của thiết bị dưới dạng JSON</w:t>
            </w:r>
          </w:p>
        </w:tc>
      </w:tr>
      <w:tr w:rsidR="00A0365B" w14:paraId="511DE058" w14:textId="77777777" w:rsidTr="000C38A6">
        <w:tc>
          <w:tcPr>
            <w:tcW w:w="2367"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14:paraId="6075F6A1" w14:textId="77777777" w:rsidR="00A0365B" w:rsidRDefault="00FD6C3D" w:rsidP="005C664D">
            <w:pPr>
              <w:suppressAutoHyphens/>
              <w:jc w:val="both"/>
              <w:rPr>
                <w:rFonts w:ascii="Times New Roman" w:eastAsia="Calibri" w:hAnsi="Times New Roman" w:cs="Times New Roman"/>
                <w:lang w:val="vi-VN"/>
              </w:rPr>
            </w:pPr>
            <w:r>
              <w:rPr>
                <w:rFonts w:ascii="Times New Roman" w:hAnsi="Times New Roman"/>
                <w:lang w:val="vi-VN"/>
              </w:rPr>
              <w:t>Thao tác khác</w:t>
            </w:r>
            <w:r w:rsidR="00A0365B">
              <w:rPr>
                <w:rFonts w:ascii="Times New Roman" w:hAnsi="Times New Roman"/>
                <w:lang w:val="vi-VN"/>
              </w:rPr>
              <w:t>:</w:t>
            </w:r>
          </w:p>
        </w:tc>
        <w:tc>
          <w:tcPr>
            <w:tcW w:w="3268"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28835B67" w14:textId="77777777" w:rsidR="00A0365B" w:rsidRDefault="00A0365B" w:rsidP="005C664D">
            <w:pPr>
              <w:suppressAutoHyphens/>
              <w:jc w:val="both"/>
              <w:rPr>
                <w:rFonts w:ascii="Times New Roman" w:eastAsia="Calibri" w:hAnsi="Times New Roman" w:cs="Times New Roman"/>
                <w:lang w:val="vi-VN"/>
              </w:rPr>
            </w:pPr>
            <w:r>
              <w:rPr>
                <w:rFonts w:ascii="Times New Roman" w:hAnsi="Times New Roman"/>
                <w:lang w:val="vi-VN"/>
              </w:rPr>
              <w:t>Người Dùng</w:t>
            </w:r>
          </w:p>
        </w:tc>
        <w:tc>
          <w:tcPr>
            <w:tcW w:w="4004"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52563AE2" w14:textId="77777777" w:rsidR="00A0365B" w:rsidRDefault="00A0365B" w:rsidP="005C664D">
            <w:pPr>
              <w:suppressAutoHyphens/>
              <w:jc w:val="both"/>
              <w:rPr>
                <w:rFonts w:ascii="Times New Roman" w:eastAsia="Calibri" w:hAnsi="Times New Roman" w:cs="Times New Roman"/>
                <w:lang w:val="vi-VN"/>
              </w:rPr>
            </w:pPr>
            <w:r>
              <w:rPr>
                <w:rFonts w:ascii="Times New Roman" w:hAnsi="Times New Roman"/>
                <w:lang w:val="vi-VN"/>
              </w:rPr>
              <w:t>Hệ Thống</w:t>
            </w:r>
          </w:p>
        </w:tc>
      </w:tr>
      <w:tr w:rsidR="00A0365B" w14:paraId="41B1FB66" w14:textId="77777777" w:rsidTr="000C38A6">
        <w:tc>
          <w:tcPr>
            <w:tcW w:w="0" w:type="auto"/>
            <w:vMerge/>
            <w:tcBorders>
              <w:top w:val="single" w:sz="4" w:space="0" w:color="000001"/>
              <w:left w:val="single" w:sz="4" w:space="0" w:color="000001"/>
              <w:bottom w:val="single" w:sz="4" w:space="0" w:color="000001"/>
              <w:right w:val="single" w:sz="4" w:space="0" w:color="000001"/>
            </w:tcBorders>
            <w:vAlign w:val="center"/>
            <w:hideMark/>
          </w:tcPr>
          <w:p w14:paraId="02346D8F" w14:textId="77777777" w:rsidR="00A0365B" w:rsidRDefault="00A0365B" w:rsidP="005C664D">
            <w:pPr>
              <w:jc w:val="both"/>
              <w:rPr>
                <w:rFonts w:ascii="Times New Roman" w:eastAsia="Calibri" w:hAnsi="Times New Roman" w:cs="Times New Roman"/>
                <w:lang w:val="vi-VN"/>
              </w:rPr>
            </w:pPr>
          </w:p>
        </w:tc>
        <w:tc>
          <w:tcPr>
            <w:tcW w:w="3268"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305BB568" w14:textId="77777777" w:rsidR="00A0365B" w:rsidRDefault="00A0365B" w:rsidP="005C664D">
            <w:pPr>
              <w:jc w:val="both"/>
              <w:rPr>
                <w:rFonts w:ascii="Times New Roman" w:eastAsia="Calibri" w:hAnsi="Times New Roman" w:cs="Times New Roman"/>
              </w:rPr>
            </w:pPr>
            <w:r>
              <w:rPr>
                <w:rFonts w:ascii="Times New Roman" w:eastAsia="Calibri" w:hAnsi="Times New Roman" w:cs="Times New Roman"/>
              </w:rPr>
              <w:t>1.Người dùng gửi sai địa chỉ  URL hoặc sai HEADER</w:t>
            </w:r>
          </w:p>
          <w:p w14:paraId="494B21F0" w14:textId="77777777" w:rsidR="006C465F" w:rsidRPr="00A549CC" w:rsidRDefault="006C465F" w:rsidP="005C664D">
            <w:pPr>
              <w:jc w:val="both"/>
              <w:rPr>
                <w:rFonts w:ascii="Times New Roman" w:eastAsia="Calibri" w:hAnsi="Times New Roman" w:cs="Times New Roman"/>
              </w:rPr>
            </w:pPr>
            <w:r>
              <w:rPr>
                <w:rFonts w:ascii="Times New Roman" w:eastAsia="Calibri" w:hAnsi="Times New Roman" w:cs="Times New Roman"/>
              </w:rPr>
              <w:t>2.Người dùng gửi sai tên của thiết bị</w:t>
            </w:r>
          </w:p>
        </w:tc>
        <w:tc>
          <w:tcPr>
            <w:tcW w:w="4004" w:type="dxa"/>
            <w:gridSpan w:val="2"/>
            <w:tcBorders>
              <w:top w:val="single" w:sz="4" w:space="0" w:color="000001"/>
              <w:left w:val="single" w:sz="4" w:space="0" w:color="000001"/>
              <w:bottom w:val="single" w:sz="4" w:space="0" w:color="000001"/>
              <w:right w:val="single" w:sz="4" w:space="0" w:color="000001"/>
            </w:tcBorders>
            <w:shd w:val="clear" w:color="auto" w:fill="FFFFFF"/>
          </w:tcPr>
          <w:p w14:paraId="6261C5C8" w14:textId="77777777" w:rsidR="00A0365B" w:rsidRDefault="00A0365B" w:rsidP="005C664D">
            <w:pPr>
              <w:jc w:val="both"/>
              <w:rPr>
                <w:rFonts w:ascii="Times New Roman" w:eastAsia="Calibri" w:hAnsi="Times New Roman" w:cs="Times New Roman"/>
              </w:rPr>
            </w:pPr>
            <w:r>
              <w:rPr>
                <w:rFonts w:ascii="Times New Roman" w:eastAsia="Calibri" w:hAnsi="Times New Roman" w:cs="Times New Roman"/>
              </w:rPr>
              <w:t>1. Hệ thống không chấp nhận request</w:t>
            </w:r>
          </w:p>
          <w:p w14:paraId="5BED8270" w14:textId="77777777" w:rsidR="006C465F" w:rsidRPr="00A549CC" w:rsidRDefault="006C465F" w:rsidP="005C664D">
            <w:pPr>
              <w:jc w:val="both"/>
              <w:rPr>
                <w:rFonts w:ascii="Times New Roman" w:eastAsia="Calibri" w:hAnsi="Times New Roman" w:cs="Times New Roman"/>
              </w:rPr>
            </w:pPr>
            <w:r>
              <w:rPr>
                <w:rFonts w:ascii="Times New Roman" w:eastAsia="Calibri" w:hAnsi="Times New Roman" w:cs="Times New Roman"/>
              </w:rPr>
              <w:t>2. Hệ thống trả về thông báo không tồn tại thiết bị trong hệ thống</w:t>
            </w:r>
          </w:p>
        </w:tc>
      </w:tr>
      <w:tr w:rsidR="00A0365B" w14:paraId="790615C6"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6406436E" w14:textId="77777777" w:rsidR="00A0365B" w:rsidRDefault="00FD6C3D" w:rsidP="005C664D">
            <w:pPr>
              <w:suppressAutoHyphens/>
              <w:jc w:val="both"/>
              <w:rPr>
                <w:rFonts w:ascii="Times New Roman" w:eastAsia="Calibri" w:hAnsi="Times New Roman" w:cs="Times New Roman"/>
                <w:lang w:val="vi-VN"/>
              </w:rPr>
            </w:pPr>
            <w:r>
              <w:rPr>
                <w:rFonts w:ascii="Times New Roman" w:hAnsi="Times New Roman"/>
                <w:lang w:val="vi-VN"/>
              </w:rPr>
              <w:t>Ngoại lệ</w:t>
            </w:r>
            <w:r w:rsidR="00A0365B">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5F55C8D2" w14:textId="77777777" w:rsidR="00A0365B" w:rsidRDefault="00A0365B" w:rsidP="005C664D">
            <w:pPr>
              <w:suppressAutoHyphens/>
              <w:jc w:val="both"/>
              <w:rPr>
                <w:rFonts w:ascii="Times New Roman" w:eastAsia="Calibri" w:hAnsi="Times New Roman" w:cs="Times New Roman"/>
                <w:lang w:val="vi-VN"/>
              </w:rPr>
            </w:pPr>
          </w:p>
        </w:tc>
      </w:tr>
      <w:tr w:rsidR="00A0365B" w14:paraId="54EA6103"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797E45F0" w14:textId="77777777" w:rsidR="00A0365B" w:rsidRDefault="00FD6C3D" w:rsidP="005C664D">
            <w:pPr>
              <w:suppressAutoHyphens/>
              <w:jc w:val="both"/>
              <w:rPr>
                <w:rFonts w:ascii="Times New Roman" w:eastAsia="Calibri" w:hAnsi="Times New Roman" w:cs="Times New Roman"/>
                <w:lang w:val="vi-VN"/>
              </w:rPr>
            </w:pPr>
            <w:r>
              <w:rPr>
                <w:rFonts w:ascii="Times New Roman" w:hAnsi="Times New Roman"/>
                <w:lang w:val="vi-VN"/>
              </w:rPr>
              <w:t>Yêu cầu Usecase</w:t>
            </w:r>
            <w:r w:rsidR="00A0365B">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7C4DEF83" w14:textId="77777777" w:rsidR="00A0365B" w:rsidRPr="0053473B" w:rsidRDefault="00A0365B" w:rsidP="005C664D">
            <w:pPr>
              <w:suppressAutoHyphens/>
              <w:jc w:val="both"/>
              <w:rPr>
                <w:rFonts w:ascii="Times New Roman" w:eastAsia="Calibri" w:hAnsi="Times New Roman" w:cs="Times New Roman"/>
              </w:rPr>
            </w:pPr>
          </w:p>
        </w:tc>
      </w:tr>
      <w:tr w:rsidR="00A0365B" w14:paraId="7257E0F3"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3E9883A3" w14:textId="77777777" w:rsidR="00A0365B" w:rsidRDefault="00FD6C3D" w:rsidP="005C664D">
            <w:pPr>
              <w:suppressAutoHyphens/>
              <w:jc w:val="both"/>
              <w:rPr>
                <w:rFonts w:ascii="Times New Roman" w:eastAsia="Calibri" w:hAnsi="Times New Roman" w:cs="Times New Roman"/>
                <w:lang w:val="vi-VN"/>
              </w:rPr>
            </w:pPr>
            <w:r>
              <w:rPr>
                <w:rFonts w:ascii="Times New Roman" w:hAnsi="Times New Roman"/>
                <w:lang w:val="vi-VN"/>
              </w:rPr>
              <w:t>Yêu cầu đặc biệt</w:t>
            </w:r>
            <w:r w:rsidR="00A0365B">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7BFECBFE" w14:textId="77777777" w:rsidR="00A0365B" w:rsidRDefault="00A0365B" w:rsidP="005C664D">
            <w:pPr>
              <w:jc w:val="both"/>
              <w:rPr>
                <w:rFonts w:ascii="Times New Roman" w:eastAsia="Calibri" w:hAnsi="Times New Roman" w:cs="Times New Roman"/>
                <w:lang w:val="vi-VN"/>
              </w:rPr>
            </w:pPr>
            <w:r>
              <w:rPr>
                <w:rFonts w:ascii="Times New Roman" w:hAnsi="Times New Roman"/>
                <w:lang w:val="vi-VN"/>
              </w:rPr>
              <w:t>- Hệ thống máy chủ đang chạy ổn định</w:t>
            </w:r>
          </w:p>
          <w:p w14:paraId="78E4CFEC" w14:textId="77777777" w:rsidR="00A0365B" w:rsidRPr="00001168" w:rsidRDefault="00A0365B" w:rsidP="005C664D">
            <w:pPr>
              <w:jc w:val="both"/>
              <w:rPr>
                <w:rFonts w:ascii="Times New Roman" w:hAnsi="Times New Roman"/>
              </w:rPr>
            </w:pPr>
            <w:r>
              <w:rPr>
                <w:rFonts w:ascii="Times New Roman" w:hAnsi="Times New Roman"/>
              </w:rPr>
              <w:t xml:space="preserve">- Các IoT Platform và các service chạy ổn định </w:t>
            </w:r>
          </w:p>
          <w:p w14:paraId="7D098C4A" w14:textId="77777777" w:rsidR="00A0365B" w:rsidRDefault="00A0365B" w:rsidP="005C664D">
            <w:pPr>
              <w:suppressAutoHyphens/>
              <w:jc w:val="both"/>
              <w:rPr>
                <w:rFonts w:ascii="Times New Roman" w:eastAsia="Calibri" w:hAnsi="Times New Roman" w:cs="Times New Roman"/>
                <w:lang w:val="vi-VN"/>
              </w:rPr>
            </w:pPr>
          </w:p>
        </w:tc>
      </w:tr>
    </w:tbl>
    <w:p w14:paraId="305DC409" w14:textId="77777777" w:rsidR="00A0365B" w:rsidRPr="006B74D2" w:rsidRDefault="00A0365B" w:rsidP="005C664D">
      <w:pPr>
        <w:pStyle w:val="Style1"/>
        <w:jc w:val="both"/>
      </w:pPr>
    </w:p>
    <w:p w14:paraId="18366D8E" w14:textId="77777777" w:rsidR="00D66E7B" w:rsidRDefault="00D66E7B" w:rsidP="005C664D">
      <w:pPr>
        <w:pStyle w:val="Heading4"/>
        <w:jc w:val="both"/>
      </w:pPr>
      <w:proofErr w:type="gramStart"/>
      <w:r>
        <w:lastRenderedPageBreak/>
        <w:t>i</w:t>
      </w:r>
      <w:proofErr w:type="gramEnd"/>
      <w:r>
        <w:t>,</w:t>
      </w:r>
      <w:r w:rsidR="006B74D2">
        <w:t xml:space="preserve"> UC10</w:t>
      </w:r>
    </w:p>
    <w:p w14:paraId="7B15A3B8" w14:textId="77777777" w:rsidR="006B74D2" w:rsidRDefault="006B74D2" w:rsidP="005C664D">
      <w:pPr>
        <w:keepNext/>
        <w:jc w:val="both"/>
      </w:pPr>
      <w:r>
        <w:rPr>
          <w:noProof/>
          <w:lang w:eastAsia="en-US" w:bidi="ar-SA"/>
        </w:rPr>
        <w:drawing>
          <wp:inline distT="0" distB="0" distL="0" distR="0" wp14:anchorId="2AA53CB1" wp14:editId="20162194">
            <wp:extent cx="6120130" cy="15436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uy vấn lịch sử trạng thái của thiết bị.png"/>
                    <pic:cNvPicPr/>
                  </pic:nvPicPr>
                  <pic:blipFill>
                    <a:blip r:embed="rId41">
                      <a:extLst>
                        <a:ext uri="{28A0092B-C50C-407E-A947-70E740481C1C}">
                          <a14:useLocalDpi xmlns:a14="http://schemas.microsoft.com/office/drawing/2010/main" val="0"/>
                        </a:ext>
                      </a:extLst>
                    </a:blip>
                    <a:stretch>
                      <a:fillRect/>
                    </a:stretch>
                  </pic:blipFill>
                  <pic:spPr>
                    <a:xfrm>
                      <a:off x="0" y="0"/>
                      <a:ext cx="6120130" cy="1543685"/>
                    </a:xfrm>
                    <a:prstGeom prst="rect">
                      <a:avLst/>
                    </a:prstGeom>
                  </pic:spPr>
                </pic:pic>
              </a:graphicData>
            </a:graphic>
          </wp:inline>
        </w:drawing>
      </w:r>
    </w:p>
    <w:p w14:paraId="0836C075" w14:textId="3F2F1354" w:rsidR="006B74D2" w:rsidRDefault="00D96386" w:rsidP="00AB24A8">
      <w:pPr>
        <w:pStyle w:val="Caption"/>
        <w:jc w:val="center"/>
      </w:pPr>
      <w:bookmarkStart w:id="128" w:name="_Toc469902798"/>
      <w:bookmarkStart w:id="129" w:name="_Toc470105979"/>
      <w:bookmarkStart w:id="130" w:name="_Toc470201128"/>
      <w:proofErr w:type="gramStart"/>
      <w:r>
        <w:t>Hình</w:t>
      </w:r>
      <w:r w:rsidR="006B74D2">
        <w:t xml:space="preserve"> </w:t>
      </w:r>
      <w:fldSimple w:instr=" SEQ Figure \* ARABIC ">
        <w:r w:rsidR="00F045F1">
          <w:rPr>
            <w:noProof/>
          </w:rPr>
          <w:t>23</w:t>
        </w:r>
      </w:fldSimple>
      <w:r w:rsidR="006B74D2">
        <w:t>.</w:t>
      </w:r>
      <w:proofErr w:type="gramEnd"/>
      <w:r w:rsidR="006B74D2">
        <w:t xml:space="preserve"> Usecase </w:t>
      </w:r>
      <w:bookmarkEnd w:id="128"/>
      <w:r w:rsidR="00AB24A8">
        <w:t>truy vấn lịch sử của thiết bị</w:t>
      </w:r>
      <w:bookmarkEnd w:id="129"/>
      <w:bookmarkEnd w:id="130"/>
    </w:p>
    <w:tbl>
      <w:tblPr>
        <w:tblW w:w="0" w:type="auto"/>
        <w:tblInd w:w="-152"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83" w:type="dxa"/>
        </w:tblCellMar>
        <w:tblLook w:val="04A0" w:firstRow="1" w:lastRow="0" w:firstColumn="1" w:lastColumn="0" w:noHBand="0" w:noVBand="1"/>
      </w:tblPr>
      <w:tblGrid>
        <w:gridCol w:w="1591"/>
        <w:gridCol w:w="3341"/>
        <w:gridCol w:w="1528"/>
        <w:gridCol w:w="749"/>
        <w:gridCol w:w="1921"/>
      </w:tblGrid>
      <w:tr w:rsidR="006C465F" w14:paraId="2D1ADDC6"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378210A9" w14:textId="77777777" w:rsidR="006C465F" w:rsidRDefault="00FD6C3D" w:rsidP="005C664D">
            <w:pPr>
              <w:suppressAutoHyphens/>
              <w:jc w:val="both"/>
              <w:rPr>
                <w:rFonts w:ascii="Times New Roman" w:eastAsia="Calibri" w:hAnsi="Times New Roman" w:cs="Times New Roman"/>
                <w:lang w:val="vi-VN"/>
              </w:rPr>
            </w:pPr>
            <w:r>
              <w:rPr>
                <w:rFonts w:ascii="Times New Roman" w:hAnsi="Times New Roman"/>
                <w:lang w:val="vi-VN"/>
              </w:rPr>
              <w:t>Mã Use Case</w:t>
            </w:r>
            <w:r w:rsidR="006C465F">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14:paraId="13C5FA2A" w14:textId="77777777" w:rsidR="006C465F" w:rsidRPr="009B6989" w:rsidRDefault="006C465F" w:rsidP="005C664D">
            <w:pPr>
              <w:suppressAutoHyphens/>
              <w:jc w:val="both"/>
              <w:rPr>
                <w:rFonts w:ascii="Times New Roman" w:eastAsia="Calibri" w:hAnsi="Times New Roman" w:cs="Times New Roman"/>
              </w:rPr>
            </w:pPr>
            <w:r>
              <w:rPr>
                <w:rFonts w:ascii="Times New Roman" w:hAnsi="Times New Roman"/>
                <w:lang w:val="vi-VN"/>
              </w:rPr>
              <w:t>UC</w:t>
            </w:r>
            <w:r>
              <w:rPr>
                <w:rFonts w:ascii="Times New Roman" w:hAnsi="Times New Roman"/>
              </w:rPr>
              <w:t>10</w:t>
            </w:r>
          </w:p>
        </w:tc>
      </w:tr>
      <w:tr w:rsidR="006C465F" w14:paraId="4398B2A1"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7ABAB776" w14:textId="77777777" w:rsidR="006C465F" w:rsidRDefault="00FD6C3D" w:rsidP="005C664D">
            <w:pPr>
              <w:suppressAutoHyphens/>
              <w:jc w:val="both"/>
              <w:rPr>
                <w:rFonts w:ascii="Times New Roman" w:eastAsia="Calibri" w:hAnsi="Times New Roman" w:cs="Times New Roman"/>
                <w:lang w:val="vi-VN"/>
              </w:rPr>
            </w:pPr>
            <w:r>
              <w:rPr>
                <w:rFonts w:ascii="Times New Roman" w:hAnsi="Times New Roman"/>
                <w:lang w:val="vi-VN"/>
              </w:rPr>
              <w:t>Tên Use Case</w:t>
            </w:r>
            <w:r w:rsidR="006C465F">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14:paraId="681D3575" w14:textId="77777777" w:rsidR="006C465F" w:rsidRDefault="006C465F" w:rsidP="005C664D">
            <w:pPr>
              <w:suppressAutoHyphens/>
              <w:jc w:val="both"/>
              <w:rPr>
                <w:rFonts w:ascii="Times New Roman" w:eastAsia="Calibri" w:hAnsi="Times New Roman" w:cs="Times New Roman"/>
                <w:lang w:val="vi-VN"/>
              </w:rPr>
            </w:pPr>
            <w:r>
              <w:t>Truy vấn lịch sử trạng thái của thiết bị</w:t>
            </w:r>
          </w:p>
        </w:tc>
      </w:tr>
      <w:tr w:rsidR="006C465F" w14:paraId="18ED1E64"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54099E42" w14:textId="77777777" w:rsidR="006C465F" w:rsidRDefault="00FD6C3D" w:rsidP="005C664D">
            <w:pPr>
              <w:suppressAutoHyphens/>
              <w:jc w:val="both"/>
              <w:rPr>
                <w:rFonts w:ascii="Times New Roman" w:eastAsia="Calibri" w:hAnsi="Times New Roman" w:cs="Times New Roman"/>
                <w:lang w:val="vi-VN"/>
              </w:rPr>
            </w:pPr>
            <w:r>
              <w:rPr>
                <w:rFonts w:ascii="Times New Roman" w:hAnsi="Times New Roman"/>
                <w:lang w:val="vi-VN"/>
              </w:rPr>
              <w:t>Người tạo</w:t>
            </w:r>
            <w:r w:rsidR="006C465F">
              <w:rPr>
                <w:rFonts w:ascii="Times New Roman" w:hAnsi="Times New Roman"/>
                <w:lang w:val="vi-VN"/>
              </w:rPr>
              <w:t>:</w:t>
            </w:r>
          </w:p>
        </w:tc>
        <w:tc>
          <w:tcPr>
            <w:tcW w:w="2269" w:type="dxa"/>
            <w:tcBorders>
              <w:top w:val="single" w:sz="4" w:space="0" w:color="000001"/>
              <w:left w:val="single" w:sz="4" w:space="0" w:color="000001"/>
              <w:bottom w:val="single" w:sz="4" w:space="0" w:color="000001"/>
              <w:right w:val="single" w:sz="4" w:space="0" w:color="000001"/>
            </w:tcBorders>
            <w:shd w:val="clear" w:color="auto" w:fill="FFFFFF"/>
            <w:hideMark/>
          </w:tcPr>
          <w:p w14:paraId="100926AB" w14:textId="77777777" w:rsidR="006C465F" w:rsidRPr="00932B88" w:rsidRDefault="006C465F" w:rsidP="005C664D">
            <w:pPr>
              <w:suppressAutoHyphens/>
              <w:jc w:val="both"/>
              <w:rPr>
                <w:rFonts w:ascii="Times New Roman" w:eastAsia="Calibri" w:hAnsi="Times New Roman" w:cs="Times New Roman"/>
              </w:rPr>
            </w:pPr>
            <w:r>
              <w:rPr>
                <w:rFonts w:ascii="Times New Roman" w:hAnsi="Times New Roman"/>
              </w:rPr>
              <w:t>Bùi Ngọc Luân</w:t>
            </w:r>
          </w:p>
        </w:tc>
        <w:tc>
          <w:tcPr>
            <w:tcW w:w="2179"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14:paraId="4A1D15AF" w14:textId="77777777" w:rsidR="006C465F" w:rsidRDefault="006C465F" w:rsidP="005C664D">
            <w:pPr>
              <w:suppressAutoHyphens/>
              <w:jc w:val="both"/>
              <w:rPr>
                <w:rFonts w:ascii="Times New Roman" w:eastAsia="Calibri" w:hAnsi="Times New Roman" w:cs="Times New Roman"/>
                <w:lang w:val="vi-VN"/>
              </w:rPr>
            </w:pPr>
            <w:r>
              <w:rPr>
                <w:rFonts w:ascii="Times New Roman" w:hAnsi="Times New Roman"/>
                <w:lang w:val="vi-VN"/>
              </w:rPr>
              <w:t>Last Updated By:</w:t>
            </w:r>
          </w:p>
        </w:tc>
        <w:tc>
          <w:tcPr>
            <w:tcW w:w="2824" w:type="dxa"/>
            <w:tcBorders>
              <w:top w:val="single" w:sz="4" w:space="0" w:color="000001"/>
              <w:left w:val="single" w:sz="4" w:space="0" w:color="000001"/>
              <w:bottom w:val="single" w:sz="4" w:space="0" w:color="000001"/>
              <w:right w:val="single" w:sz="4" w:space="0" w:color="000001"/>
            </w:tcBorders>
            <w:shd w:val="clear" w:color="auto" w:fill="FFFFFF"/>
            <w:hideMark/>
          </w:tcPr>
          <w:p w14:paraId="58D5B0D1" w14:textId="77777777" w:rsidR="006C465F" w:rsidRPr="00932B88" w:rsidRDefault="006C465F" w:rsidP="005C664D">
            <w:pPr>
              <w:suppressAutoHyphens/>
              <w:jc w:val="both"/>
              <w:rPr>
                <w:rFonts w:ascii="Times New Roman" w:eastAsia="Calibri" w:hAnsi="Times New Roman" w:cs="Times New Roman"/>
              </w:rPr>
            </w:pPr>
            <w:r>
              <w:rPr>
                <w:rFonts w:ascii="Times New Roman" w:hAnsi="Times New Roman"/>
              </w:rPr>
              <w:t>Bùi Ngọc Luân</w:t>
            </w:r>
          </w:p>
        </w:tc>
      </w:tr>
      <w:tr w:rsidR="006C465F" w14:paraId="1A75BF30" w14:textId="77777777" w:rsidTr="000C38A6">
        <w:trPr>
          <w:trHeight w:val="417"/>
        </w:trPr>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5BB39B59" w14:textId="77777777" w:rsidR="006C465F" w:rsidRDefault="006C465F" w:rsidP="005C664D">
            <w:pPr>
              <w:suppressAutoHyphens/>
              <w:jc w:val="both"/>
              <w:rPr>
                <w:rFonts w:ascii="Times New Roman" w:eastAsia="Calibri" w:hAnsi="Times New Roman" w:cs="Times New Roman"/>
                <w:lang w:val="vi-VN"/>
              </w:rPr>
            </w:pPr>
            <w:r>
              <w:rPr>
                <w:rFonts w:ascii="Times New Roman" w:hAnsi="Times New Roman"/>
                <w:lang w:val="vi-VN"/>
              </w:rPr>
              <w:t>Date Created:</w:t>
            </w:r>
          </w:p>
        </w:tc>
        <w:tc>
          <w:tcPr>
            <w:tcW w:w="2269" w:type="dxa"/>
            <w:tcBorders>
              <w:top w:val="single" w:sz="4" w:space="0" w:color="000001"/>
              <w:left w:val="single" w:sz="4" w:space="0" w:color="000001"/>
              <w:bottom w:val="single" w:sz="4" w:space="0" w:color="000001"/>
              <w:right w:val="single" w:sz="4" w:space="0" w:color="000001"/>
            </w:tcBorders>
            <w:shd w:val="clear" w:color="auto" w:fill="FFFFFF"/>
            <w:hideMark/>
          </w:tcPr>
          <w:p w14:paraId="145B87F1" w14:textId="77777777" w:rsidR="006C465F" w:rsidRPr="00932B88" w:rsidRDefault="006C465F" w:rsidP="005C664D">
            <w:pPr>
              <w:suppressAutoHyphens/>
              <w:jc w:val="both"/>
              <w:rPr>
                <w:rFonts w:ascii="Times New Roman" w:eastAsia="Calibri" w:hAnsi="Times New Roman" w:cs="Times New Roman"/>
              </w:rPr>
            </w:pPr>
            <w:r>
              <w:rPr>
                <w:rFonts w:ascii="Times New Roman" w:eastAsia="Calibri" w:hAnsi="Times New Roman" w:cs="Times New Roman"/>
              </w:rPr>
              <w:t>10/12/2016</w:t>
            </w:r>
          </w:p>
        </w:tc>
        <w:tc>
          <w:tcPr>
            <w:tcW w:w="2179"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14:paraId="167ADD87" w14:textId="77777777" w:rsidR="006C465F" w:rsidRDefault="006C465F" w:rsidP="005C664D">
            <w:pPr>
              <w:suppressAutoHyphens/>
              <w:jc w:val="both"/>
              <w:rPr>
                <w:rFonts w:ascii="Times New Roman" w:eastAsia="Calibri" w:hAnsi="Times New Roman" w:cs="Times New Roman"/>
                <w:lang w:val="vi-VN"/>
              </w:rPr>
            </w:pPr>
            <w:r>
              <w:rPr>
                <w:rFonts w:ascii="Times New Roman" w:hAnsi="Times New Roman"/>
                <w:lang w:val="vi-VN"/>
              </w:rPr>
              <w:t>Date Last Updated:</w:t>
            </w:r>
          </w:p>
        </w:tc>
        <w:tc>
          <w:tcPr>
            <w:tcW w:w="2824" w:type="dxa"/>
            <w:tcBorders>
              <w:top w:val="single" w:sz="4" w:space="0" w:color="000001"/>
              <w:left w:val="single" w:sz="4" w:space="0" w:color="000001"/>
              <w:bottom w:val="single" w:sz="4" w:space="0" w:color="000001"/>
              <w:right w:val="single" w:sz="4" w:space="0" w:color="000001"/>
            </w:tcBorders>
            <w:shd w:val="clear" w:color="auto" w:fill="FFFFFF"/>
            <w:hideMark/>
          </w:tcPr>
          <w:p w14:paraId="029147A2" w14:textId="77777777" w:rsidR="006C465F" w:rsidRPr="00932B88" w:rsidRDefault="006C465F" w:rsidP="005C664D">
            <w:pPr>
              <w:suppressAutoHyphens/>
              <w:jc w:val="both"/>
              <w:rPr>
                <w:rFonts w:ascii="Times New Roman" w:eastAsia="Calibri" w:hAnsi="Times New Roman" w:cs="Times New Roman"/>
              </w:rPr>
            </w:pPr>
            <w:r>
              <w:rPr>
                <w:rFonts w:ascii="Times New Roman" w:hAnsi="Times New Roman"/>
              </w:rPr>
              <w:t>10/12/2016</w:t>
            </w:r>
          </w:p>
        </w:tc>
      </w:tr>
      <w:tr w:rsidR="006C465F" w14:paraId="65E07DE9" w14:textId="77777777" w:rsidTr="000C38A6">
        <w:trPr>
          <w:trHeight w:val="417"/>
        </w:trPr>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323443CC" w14:textId="77777777" w:rsidR="006C465F" w:rsidRDefault="00FD6C3D" w:rsidP="005C664D">
            <w:pPr>
              <w:suppressAutoHyphens/>
              <w:jc w:val="both"/>
              <w:rPr>
                <w:rFonts w:ascii="Times New Roman" w:eastAsia="Calibri" w:hAnsi="Times New Roman" w:cs="Times New Roman"/>
                <w:lang w:val="vi-VN"/>
              </w:rPr>
            </w:pPr>
            <w:r>
              <w:rPr>
                <w:rFonts w:ascii="Times New Roman" w:hAnsi="Times New Roman"/>
                <w:lang w:val="vi-VN"/>
              </w:rPr>
              <w:t>Tác nhân</w:t>
            </w:r>
            <w:r w:rsidR="006C465F">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14:paraId="1A19ABCC" w14:textId="77777777" w:rsidR="006C465F" w:rsidRPr="00932B88" w:rsidRDefault="006C465F" w:rsidP="005C664D">
            <w:pPr>
              <w:suppressAutoHyphens/>
              <w:jc w:val="both"/>
              <w:rPr>
                <w:rFonts w:ascii="Times New Roman" w:eastAsia="Calibri" w:hAnsi="Times New Roman" w:cs="Times New Roman"/>
              </w:rPr>
            </w:pPr>
            <w:r>
              <w:rPr>
                <w:rFonts w:ascii="Times New Roman" w:hAnsi="Times New Roman"/>
              </w:rPr>
              <w:t>Lập trình viên</w:t>
            </w:r>
          </w:p>
        </w:tc>
      </w:tr>
      <w:tr w:rsidR="006C465F" w14:paraId="6C884723"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704B3473" w14:textId="77777777" w:rsidR="006C465F" w:rsidRDefault="00FD6C3D" w:rsidP="005C664D">
            <w:pPr>
              <w:suppressAutoHyphens/>
              <w:jc w:val="both"/>
              <w:rPr>
                <w:rFonts w:ascii="Times New Roman" w:eastAsia="Calibri" w:hAnsi="Times New Roman" w:cs="Times New Roman"/>
                <w:lang w:val="vi-VN"/>
              </w:rPr>
            </w:pPr>
            <w:r>
              <w:rPr>
                <w:rFonts w:ascii="Times New Roman" w:hAnsi="Times New Roman"/>
                <w:lang w:val="vi-VN"/>
              </w:rPr>
              <w:t>Tác nhân</w:t>
            </w:r>
            <w:r w:rsidR="006C465F">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102813B2" w14:textId="77777777" w:rsidR="006C465F" w:rsidRPr="00932B88" w:rsidRDefault="006C465F" w:rsidP="005C664D">
            <w:pPr>
              <w:jc w:val="both"/>
              <w:rPr>
                <w:rFonts w:ascii="Times New Roman" w:eastAsia="Calibri" w:hAnsi="Times New Roman" w:cs="Times New Roman"/>
              </w:rPr>
            </w:pPr>
            <w:r>
              <w:t>Truy vấn lịch sử trạng thái của thiết bị qua REST API</w:t>
            </w:r>
          </w:p>
        </w:tc>
      </w:tr>
      <w:tr w:rsidR="006C465F" w14:paraId="3F1C7F0C"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431E01C0" w14:textId="77777777" w:rsidR="006C465F" w:rsidRDefault="006C465F" w:rsidP="005C664D">
            <w:pPr>
              <w:suppressAutoHyphens/>
              <w:jc w:val="both"/>
              <w:rPr>
                <w:rFonts w:ascii="Times New Roman" w:eastAsia="Calibri" w:hAnsi="Times New Roman" w:cs="Times New Roman"/>
                <w:lang w:val="vi-VN"/>
              </w:rPr>
            </w:pPr>
            <w:r>
              <w:rPr>
                <w:rFonts w:ascii="Times New Roman" w:hAnsi="Times New Roman"/>
                <w:lang w:val="vi-VN"/>
              </w:rPr>
              <w:t>Trigger:</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7135FC49" w14:textId="77777777" w:rsidR="006C465F" w:rsidRPr="00496723" w:rsidRDefault="006C465F" w:rsidP="005C664D">
            <w:pPr>
              <w:jc w:val="both"/>
              <w:rPr>
                <w:rFonts w:ascii="Times New Roman" w:eastAsia="Calibri" w:hAnsi="Times New Roman" w:cs="Times New Roman"/>
              </w:rPr>
            </w:pPr>
            <w:r>
              <w:rPr>
                <w:rFonts w:ascii="Times New Roman" w:hAnsi="Times New Roman"/>
                <w:lang w:val="vi-VN"/>
              </w:rPr>
              <w:t xml:space="preserve">1. </w:t>
            </w:r>
            <w:r>
              <w:rPr>
                <w:rFonts w:ascii="Times New Roman" w:hAnsi="Times New Roman"/>
              </w:rPr>
              <w:t xml:space="preserve">Gửi HTTP REQUEST đến REST API để </w:t>
            </w:r>
            <w:r>
              <w:t>truy vấn lịch sử trạng thái của thiết bị</w:t>
            </w:r>
          </w:p>
        </w:tc>
      </w:tr>
      <w:tr w:rsidR="006C465F" w14:paraId="0E71BD49"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4342B305" w14:textId="77777777" w:rsidR="006C465F" w:rsidRDefault="00FD6C3D" w:rsidP="005C664D">
            <w:pPr>
              <w:suppressAutoHyphens/>
              <w:jc w:val="both"/>
              <w:rPr>
                <w:rFonts w:ascii="Times New Roman" w:eastAsia="Calibri" w:hAnsi="Times New Roman" w:cs="Times New Roman"/>
                <w:lang w:val="vi-VN"/>
              </w:rPr>
            </w:pPr>
            <w:r>
              <w:rPr>
                <w:rFonts w:ascii="Times New Roman" w:hAnsi="Times New Roman"/>
                <w:lang w:val="vi-VN"/>
              </w:rPr>
              <w:t>Điều kiện tiên quyết</w:t>
            </w:r>
            <w:r w:rsidR="006C465F">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70DAA17A" w14:textId="77777777" w:rsidR="006C465F" w:rsidRPr="00EB2F67" w:rsidRDefault="006C465F" w:rsidP="005C664D">
            <w:pPr>
              <w:jc w:val="both"/>
              <w:rPr>
                <w:rFonts w:ascii="Times New Roman" w:eastAsia="Calibri" w:hAnsi="Times New Roman" w:cs="Times New Roman"/>
              </w:rPr>
            </w:pPr>
            <w:r>
              <w:rPr>
                <w:rFonts w:ascii="Times New Roman" w:eastAsia="Calibri" w:hAnsi="Times New Roman" w:cs="Times New Roman"/>
              </w:rPr>
              <w:t xml:space="preserve">1, </w:t>
            </w:r>
          </w:p>
        </w:tc>
      </w:tr>
      <w:tr w:rsidR="006C465F" w14:paraId="5F9F40B5"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3C7745A7" w14:textId="77777777" w:rsidR="006C465F" w:rsidRDefault="00FD6C3D" w:rsidP="005C664D">
            <w:pPr>
              <w:suppressAutoHyphens/>
              <w:jc w:val="both"/>
              <w:rPr>
                <w:rFonts w:ascii="Times New Roman" w:eastAsia="Calibri" w:hAnsi="Times New Roman" w:cs="Times New Roman"/>
                <w:lang w:val="vi-VN"/>
              </w:rPr>
            </w:pPr>
            <w:r>
              <w:rPr>
                <w:rFonts w:ascii="Times New Roman" w:hAnsi="Times New Roman"/>
                <w:lang w:val="vi-VN"/>
              </w:rPr>
              <w:t>Điều kiện sau</w:t>
            </w:r>
            <w:r w:rsidR="006C465F">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46B7F0FB" w14:textId="77777777" w:rsidR="006C465F" w:rsidRPr="00001168" w:rsidRDefault="006C465F" w:rsidP="005C664D">
            <w:pPr>
              <w:jc w:val="both"/>
              <w:rPr>
                <w:rFonts w:ascii="Times New Roman" w:eastAsia="Calibri" w:hAnsi="Times New Roman" w:cs="Times New Roman"/>
              </w:rPr>
            </w:pPr>
            <w:r>
              <w:rPr>
                <w:rFonts w:ascii="Times New Roman" w:eastAsia="Calibri" w:hAnsi="Times New Roman" w:cs="Times New Roman"/>
              </w:rPr>
              <w:t xml:space="preserve">1. </w:t>
            </w:r>
          </w:p>
          <w:p w14:paraId="19A4BACE" w14:textId="77777777" w:rsidR="006C465F" w:rsidRDefault="006C465F" w:rsidP="005C664D">
            <w:pPr>
              <w:suppressAutoHyphens/>
              <w:jc w:val="both"/>
              <w:rPr>
                <w:rFonts w:ascii="Times New Roman" w:eastAsia="Calibri" w:hAnsi="Times New Roman" w:cs="Times New Roman"/>
                <w:lang w:val="vi-VN"/>
              </w:rPr>
            </w:pPr>
          </w:p>
        </w:tc>
      </w:tr>
      <w:tr w:rsidR="006C465F" w14:paraId="3AFBFCDC" w14:textId="77777777" w:rsidTr="000C38A6">
        <w:tc>
          <w:tcPr>
            <w:tcW w:w="2367"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14:paraId="7B8251B7" w14:textId="77777777" w:rsidR="006C465F" w:rsidRDefault="00FD6C3D" w:rsidP="005C664D">
            <w:pPr>
              <w:suppressAutoHyphens/>
              <w:jc w:val="both"/>
              <w:rPr>
                <w:rFonts w:ascii="Times New Roman" w:eastAsia="Calibri" w:hAnsi="Times New Roman" w:cs="Times New Roman"/>
                <w:lang w:val="vi-VN"/>
              </w:rPr>
            </w:pPr>
            <w:r>
              <w:rPr>
                <w:rFonts w:ascii="Times New Roman" w:hAnsi="Times New Roman"/>
                <w:lang w:val="vi-VN"/>
              </w:rPr>
              <w:t>Thao tác chính</w:t>
            </w:r>
            <w:r w:rsidR="006C465F">
              <w:rPr>
                <w:rFonts w:ascii="Times New Roman" w:hAnsi="Times New Roman"/>
                <w:lang w:val="vi-VN"/>
              </w:rPr>
              <w:t>:</w:t>
            </w:r>
          </w:p>
        </w:tc>
        <w:tc>
          <w:tcPr>
            <w:tcW w:w="3268"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5185E43F" w14:textId="77777777" w:rsidR="006C465F" w:rsidRDefault="006C465F" w:rsidP="005C664D">
            <w:pPr>
              <w:suppressAutoHyphens/>
              <w:jc w:val="both"/>
              <w:rPr>
                <w:rFonts w:ascii="Times New Roman" w:eastAsia="Calibri" w:hAnsi="Times New Roman" w:cs="Times New Roman"/>
                <w:lang w:val="vi-VN"/>
              </w:rPr>
            </w:pPr>
            <w:r>
              <w:rPr>
                <w:rFonts w:ascii="Times New Roman" w:hAnsi="Times New Roman"/>
                <w:lang w:val="vi-VN"/>
              </w:rPr>
              <w:t>Người Dùng</w:t>
            </w:r>
          </w:p>
        </w:tc>
        <w:tc>
          <w:tcPr>
            <w:tcW w:w="4004"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18922E04" w14:textId="77777777" w:rsidR="006C465F" w:rsidRDefault="006C465F" w:rsidP="005C664D">
            <w:pPr>
              <w:suppressAutoHyphens/>
              <w:jc w:val="both"/>
              <w:rPr>
                <w:rFonts w:ascii="Times New Roman" w:eastAsia="Calibri" w:hAnsi="Times New Roman" w:cs="Times New Roman"/>
                <w:lang w:val="vi-VN"/>
              </w:rPr>
            </w:pPr>
            <w:r>
              <w:rPr>
                <w:rFonts w:ascii="Times New Roman" w:hAnsi="Times New Roman"/>
                <w:lang w:val="vi-VN"/>
              </w:rPr>
              <w:t>Hệ Thống</w:t>
            </w:r>
          </w:p>
        </w:tc>
      </w:tr>
      <w:tr w:rsidR="006C465F" w14:paraId="391C501D" w14:textId="77777777" w:rsidTr="000C38A6">
        <w:tc>
          <w:tcPr>
            <w:tcW w:w="0" w:type="auto"/>
            <w:vMerge/>
            <w:tcBorders>
              <w:top w:val="single" w:sz="4" w:space="0" w:color="000001"/>
              <w:left w:val="single" w:sz="4" w:space="0" w:color="000001"/>
              <w:bottom w:val="single" w:sz="4" w:space="0" w:color="000001"/>
              <w:right w:val="single" w:sz="4" w:space="0" w:color="000001"/>
            </w:tcBorders>
            <w:vAlign w:val="center"/>
            <w:hideMark/>
          </w:tcPr>
          <w:p w14:paraId="7020609B" w14:textId="77777777" w:rsidR="006C465F" w:rsidRDefault="006C465F" w:rsidP="005C664D">
            <w:pPr>
              <w:jc w:val="both"/>
              <w:rPr>
                <w:rFonts w:ascii="Times New Roman" w:eastAsia="Calibri" w:hAnsi="Times New Roman" w:cs="Times New Roman"/>
                <w:lang w:val="vi-VN"/>
              </w:rPr>
            </w:pPr>
          </w:p>
        </w:tc>
        <w:tc>
          <w:tcPr>
            <w:tcW w:w="3268" w:type="dxa"/>
            <w:gridSpan w:val="2"/>
            <w:tcBorders>
              <w:top w:val="single" w:sz="4" w:space="0" w:color="000001"/>
              <w:left w:val="single" w:sz="4" w:space="0" w:color="000001"/>
              <w:bottom w:val="single" w:sz="4" w:space="0" w:color="000001"/>
              <w:right w:val="single" w:sz="4" w:space="0" w:color="000001"/>
            </w:tcBorders>
            <w:shd w:val="clear" w:color="auto" w:fill="FFFFFF"/>
          </w:tcPr>
          <w:p w14:paraId="25270E99" w14:textId="77777777" w:rsidR="006C465F" w:rsidRPr="00001168" w:rsidRDefault="006C465F" w:rsidP="005C664D">
            <w:pPr>
              <w:jc w:val="both"/>
              <w:rPr>
                <w:rFonts w:ascii="Times New Roman" w:eastAsia="Calibri" w:hAnsi="Times New Roman" w:cs="Times New Roman"/>
              </w:rPr>
            </w:pPr>
            <w:r>
              <w:rPr>
                <w:rFonts w:ascii="Times New Roman" w:hAnsi="Times New Roman"/>
              </w:rPr>
              <w:t>1. Sử dụng các công cụ có thể gửi HTTP Request gửi 1 gói tin tới</w:t>
            </w:r>
            <w:r>
              <w:rPr>
                <w:rFonts w:ascii="Times New Roman" w:hAnsi="Times New Roman"/>
              </w:rPr>
              <w:br/>
            </w:r>
            <w:r w:rsidRPr="00FE5084">
              <w:rPr>
                <w:rFonts w:ascii="Times New Roman" w:hAnsi="Times New Roman"/>
                <w:b/>
              </w:rPr>
              <w:t>URL</w:t>
            </w:r>
            <w:r>
              <w:rPr>
                <w:rFonts w:ascii="Times New Roman" w:hAnsi="Times New Roman"/>
              </w:rPr>
              <w:t xml:space="preserve">: </w:t>
            </w:r>
            <w:hyperlink w:history="1">
              <w:r w:rsidRPr="00E854EE">
                <w:rPr>
                  <w:rStyle w:val="Hyperlink"/>
                  <w:rFonts w:ascii="Times New Roman" w:hAnsi="Times New Roman"/>
                </w:rPr>
                <w:t>http://{$host}:{$port}/api/states/</w:t>
              </w:r>
              <w:r>
                <w:rPr>
                  <w:rStyle w:val="Hyperlink"/>
                  <w:rFonts w:ascii="Times New Roman" w:hAnsi="Times New Roman"/>
                </w:rPr>
                <w:t>history/</w:t>
              </w:r>
              <w:r w:rsidRPr="00E854EE">
                <w:rPr>
                  <w:rStyle w:val="Hyperlink"/>
                  <w:rFonts w:ascii="Times New Roman" w:hAnsi="Times New Roman"/>
                </w:rPr>
                <w:t>&lt;name</w:t>
              </w:r>
            </w:hyperlink>
            <w:r>
              <w:rPr>
                <w:rFonts w:ascii="Times New Roman" w:hAnsi="Times New Roman"/>
              </w:rPr>
              <w:t>&gt;</w:t>
            </w:r>
            <w:r w:rsidR="00E76B93">
              <w:rPr>
                <w:rFonts w:ascii="Times New Roman" w:hAnsi="Times New Roman"/>
              </w:rPr>
              <w:br/>
            </w:r>
            <w:r w:rsidR="00E76B93" w:rsidRPr="00FE5084">
              <w:rPr>
                <w:rFonts w:ascii="Times New Roman" w:hAnsi="Times New Roman"/>
                <w:b/>
              </w:rPr>
              <w:t>METHOD</w:t>
            </w:r>
            <w:r w:rsidR="00E76B93">
              <w:rPr>
                <w:rFonts w:ascii="Times New Roman" w:hAnsi="Times New Roman"/>
              </w:rPr>
              <w:t>: GET</w:t>
            </w:r>
            <w:r>
              <w:rPr>
                <w:rFonts w:ascii="Times New Roman" w:hAnsi="Times New Roman"/>
              </w:rPr>
              <w:t xml:space="preserve">  </w:t>
            </w:r>
            <w:r>
              <w:rPr>
                <w:rFonts w:ascii="Times New Roman" w:hAnsi="Times New Roman"/>
              </w:rPr>
              <w:br/>
            </w:r>
            <w:r w:rsidRPr="00FE5084">
              <w:rPr>
                <w:rFonts w:ascii="Times New Roman" w:hAnsi="Times New Roman"/>
                <w:b/>
              </w:rPr>
              <w:t>HEADER</w:t>
            </w:r>
            <w:r>
              <w:rPr>
                <w:rFonts w:ascii="Times New Roman" w:hAnsi="Times New Roman"/>
              </w:rPr>
              <w:t>: Appication/JSON</w:t>
            </w:r>
          </w:p>
        </w:tc>
        <w:tc>
          <w:tcPr>
            <w:tcW w:w="4004"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6667D9D3" w14:textId="77777777" w:rsidR="006C465F" w:rsidRPr="00001168" w:rsidRDefault="006C465F" w:rsidP="005C664D">
            <w:pPr>
              <w:jc w:val="both"/>
              <w:rPr>
                <w:rFonts w:ascii="Times New Roman" w:eastAsia="Calibri" w:hAnsi="Times New Roman" w:cs="Times New Roman"/>
              </w:rPr>
            </w:pPr>
            <w:r>
              <w:rPr>
                <w:rFonts w:ascii="Times New Roman" w:hAnsi="Times New Roman"/>
              </w:rPr>
              <w:t xml:space="preserve">1.Gửi trả về </w:t>
            </w:r>
            <w:r w:rsidR="00E76B93">
              <w:rPr>
                <w:rFonts w:ascii="Times New Roman" w:hAnsi="Times New Roman"/>
              </w:rPr>
              <w:t>lịch sử</w:t>
            </w:r>
            <w:r>
              <w:rPr>
                <w:rFonts w:ascii="Times New Roman" w:hAnsi="Times New Roman"/>
              </w:rPr>
              <w:t xml:space="preserve"> của thiết bị dưới dạng JSON</w:t>
            </w:r>
          </w:p>
        </w:tc>
      </w:tr>
      <w:tr w:rsidR="006C465F" w14:paraId="4A5AB68E" w14:textId="77777777" w:rsidTr="000C38A6">
        <w:tc>
          <w:tcPr>
            <w:tcW w:w="2367"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14:paraId="0E3A47EC" w14:textId="77777777" w:rsidR="006C465F" w:rsidRDefault="00FD6C3D" w:rsidP="005C664D">
            <w:pPr>
              <w:suppressAutoHyphens/>
              <w:jc w:val="both"/>
              <w:rPr>
                <w:rFonts w:ascii="Times New Roman" w:eastAsia="Calibri" w:hAnsi="Times New Roman" w:cs="Times New Roman"/>
                <w:lang w:val="vi-VN"/>
              </w:rPr>
            </w:pPr>
            <w:r>
              <w:rPr>
                <w:rFonts w:ascii="Times New Roman" w:hAnsi="Times New Roman"/>
                <w:lang w:val="vi-VN"/>
              </w:rPr>
              <w:t>Thao tác khác</w:t>
            </w:r>
            <w:r w:rsidR="006C465F">
              <w:rPr>
                <w:rFonts w:ascii="Times New Roman" w:hAnsi="Times New Roman"/>
                <w:lang w:val="vi-VN"/>
              </w:rPr>
              <w:t>:</w:t>
            </w:r>
          </w:p>
        </w:tc>
        <w:tc>
          <w:tcPr>
            <w:tcW w:w="3268"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6CE5E4F9" w14:textId="77777777" w:rsidR="006C465F" w:rsidRDefault="006C465F" w:rsidP="005C664D">
            <w:pPr>
              <w:suppressAutoHyphens/>
              <w:jc w:val="both"/>
              <w:rPr>
                <w:rFonts w:ascii="Times New Roman" w:eastAsia="Calibri" w:hAnsi="Times New Roman" w:cs="Times New Roman"/>
                <w:lang w:val="vi-VN"/>
              </w:rPr>
            </w:pPr>
            <w:r>
              <w:rPr>
                <w:rFonts w:ascii="Times New Roman" w:hAnsi="Times New Roman"/>
                <w:lang w:val="vi-VN"/>
              </w:rPr>
              <w:t>Người Dùng</w:t>
            </w:r>
          </w:p>
        </w:tc>
        <w:tc>
          <w:tcPr>
            <w:tcW w:w="4004"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4A8E2628" w14:textId="77777777" w:rsidR="006C465F" w:rsidRDefault="006C465F" w:rsidP="005C664D">
            <w:pPr>
              <w:suppressAutoHyphens/>
              <w:jc w:val="both"/>
              <w:rPr>
                <w:rFonts w:ascii="Times New Roman" w:eastAsia="Calibri" w:hAnsi="Times New Roman" w:cs="Times New Roman"/>
                <w:lang w:val="vi-VN"/>
              </w:rPr>
            </w:pPr>
            <w:r>
              <w:rPr>
                <w:rFonts w:ascii="Times New Roman" w:hAnsi="Times New Roman"/>
                <w:lang w:val="vi-VN"/>
              </w:rPr>
              <w:t>Hệ Thống</w:t>
            </w:r>
          </w:p>
        </w:tc>
      </w:tr>
      <w:tr w:rsidR="006C465F" w14:paraId="12BA78C2" w14:textId="77777777" w:rsidTr="000C38A6">
        <w:tc>
          <w:tcPr>
            <w:tcW w:w="0" w:type="auto"/>
            <w:vMerge/>
            <w:tcBorders>
              <w:top w:val="single" w:sz="4" w:space="0" w:color="000001"/>
              <w:left w:val="single" w:sz="4" w:space="0" w:color="000001"/>
              <w:bottom w:val="single" w:sz="4" w:space="0" w:color="000001"/>
              <w:right w:val="single" w:sz="4" w:space="0" w:color="000001"/>
            </w:tcBorders>
            <w:vAlign w:val="center"/>
            <w:hideMark/>
          </w:tcPr>
          <w:p w14:paraId="151A4041" w14:textId="77777777" w:rsidR="006C465F" w:rsidRDefault="006C465F" w:rsidP="005C664D">
            <w:pPr>
              <w:jc w:val="both"/>
              <w:rPr>
                <w:rFonts w:ascii="Times New Roman" w:eastAsia="Calibri" w:hAnsi="Times New Roman" w:cs="Times New Roman"/>
                <w:lang w:val="vi-VN"/>
              </w:rPr>
            </w:pPr>
          </w:p>
        </w:tc>
        <w:tc>
          <w:tcPr>
            <w:tcW w:w="3268"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2B1FA8D9" w14:textId="77777777" w:rsidR="006C465F" w:rsidRDefault="006C465F" w:rsidP="005C664D">
            <w:pPr>
              <w:jc w:val="both"/>
              <w:rPr>
                <w:rFonts w:ascii="Times New Roman" w:eastAsia="Calibri" w:hAnsi="Times New Roman" w:cs="Times New Roman"/>
              </w:rPr>
            </w:pPr>
            <w:r>
              <w:rPr>
                <w:rFonts w:ascii="Times New Roman" w:eastAsia="Calibri" w:hAnsi="Times New Roman" w:cs="Times New Roman"/>
              </w:rPr>
              <w:t>1.Người dùng gửi sai địa chỉ  URL hoặc sai HEADER</w:t>
            </w:r>
          </w:p>
          <w:p w14:paraId="789D5F40" w14:textId="77777777" w:rsidR="006C465F" w:rsidRPr="00A549CC" w:rsidRDefault="006C465F" w:rsidP="005C664D">
            <w:pPr>
              <w:jc w:val="both"/>
              <w:rPr>
                <w:rFonts w:ascii="Times New Roman" w:eastAsia="Calibri" w:hAnsi="Times New Roman" w:cs="Times New Roman"/>
              </w:rPr>
            </w:pPr>
            <w:r>
              <w:rPr>
                <w:rFonts w:ascii="Times New Roman" w:eastAsia="Calibri" w:hAnsi="Times New Roman" w:cs="Times New Roman"/>
              </w:rPr>
              <w:t>2.Người dùng gửi sai tên của thiết bị</w:t>
            </w:r>
          </w:p>
        </w:tc>
        <w:tc>
          <w:tcPr>
            <w:tcW w:w="4004" w:type="dxa"/>
            <w:gridSpan w:val="2"/>
            <w:tcBorders>
              <w:top w:val="single" w:sz="4" w:space="0" w:color="000001"/>
              <w:left w:val="single" w:sz="4" w:space="0" w:color="000001"/>
              <w:bottom w:val="single" w:sz="4" w:space="0" w:color="000001"/>
              <w:right w:val="single" w:sz="4" w:space="0" w:color="000001"/>
            </w:tcBorders>
            <w:shd w:val="clear" w:color="auto" w:fill="FFFFFF"/>
          </w:tcPr>
          <w:p w14:paraId="485C12F6" w14:textId="77777777" w:rsidR="006C465F" w:rsidRDefault="006C465F" w:rsidP="005C664D">
            <w:pPr>
              <w:jc w:val="both"/>
              <w:rPr>
                <w:rFonts w:ascii="Times New Roman" w:eastAsia="Calibri" w:hAnsi="Times New Roman" w:cs="Times New Roman"/>
              </w:rPr>
            </w:pPr>
            <w:r>
              <w:rPr>
                <w:rFonts w:ascii="Times New Roman" w:eastAsia="Calibri" w:hAnsi="Times New Roman" w:cs="Times New Roman"/>
              </w:rPr>
              <w:t>1. Hệ thống không chấp nhận request</w:t>
            </w:r>
          </w:p>
          <w:p w14:paraId="0F5032D3" w14:textId="77777777" w:rsidR="006C465F" w:rsidRPr="00A549CC" w:rsidRDefault="006C465F" w:rsidP="005C664D">
            <w:pPr>
              <w:jc w:val="both"/>
              <w:rPr>
                <w:rFonts w:ascii="Times New Roman" w:eastAsia="Calibri" w:hAnsi="Times New Roman" w:cs="Times New Roman"/>
              </w:rPr>
            </w:pPr>
            <w:r>
              <w:rPr>
                <w:rFonts w:ascii="Times New Roman" w:eastAsia="Calibri" w:hAnsi="Times New Roman" w:cs="Times New Roman"/>
              </w:rPr>
              <w:t>2. Hệ thống trả về thông báo không tồn tại thiết bị trong hệ thống</w:t>
            </w:r>
          </w:p>
        </w:tc>
      </w:tr>
      <w:tr w:rsidR="006C465F" w14:paraId="2B94571F"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16B7757C" w14:textId="77777777" w:rsidR="006C465F" w:rsidRDefault="00FD6C3D" w:rsidP="005C664D">
            <w:pPr>
              <w:suppressAutoHyphens/>
              <w:jc w:val="both"/>
              <w:rPr>
                <w:rFonts w:ascii="Times New Roman" w:eastAsia="Calibri" w:hAnsi="Times New Roman" w:cs="Times New Roman"/>
                <w:lang w:val="vi-VN"/>
              </w:rPr>
            </w:pPr>
            <w:r>
              <w:rPr>
                <w:rFonts w:ascii="Times New Roman" w:hAnsi="Times New Roman"/>
                <w:lang w:val="vi-VN"/>
              </w:rPr>
              <w:t>Ngoại lệ</w:t>
            </w:r>
            <w:r w:rsidR="006C465F">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1722C2B5" w14:textId="77777777" w:rsidR="006C465F" w:rsidRDefault="006C465F" w:rsidP="005C664D">
            <w:pPr>
              <w:suppressAutoHyphens/>
              <w:jc w:val="both"/>
              <w:rPr>
                <w:rFonts w:ascii="Times New Roman" w:eastAsia="Calibri" w:hAnsi="Times New Roman" w:cs="Times New Roman"/>
                <w:lang w:val="vi-VN"/>
              </w:rPr>
            </w:pPr>
          </w:p>
        </w:tc>
      </w:tr>
      <w:tr w:rsidR="006C465F" w14:paraId="2B633098"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74DF1108" w14:textId="77777777" w:rsidR="006C465F" w:rsidRDefault="00FD6C3D" w:rsidP="005C664D">
            <w:pPr>
              <w:suppressAutoHyphens/>
              <w:jc w:val="both"/>
              <w:rPr>
                <w:rFonts w:ascii="Times New Roman" w:eastAsia="Calibri" w:hAnsi="Times New Roman" w:cs="Times New Roman"/>
                <w:lang w:val="vi-VN"/>
              </w:rPr>
            </w:pPr>
            <w:r>
              <w:rPr>
                <w:rFonts w:ascii="Times New Roman" w:hAnsi="Times New Roman"/>
                <w:lang w:val="vi-VN"/>
              </w:rPr>
              <w:t>Yêu cầu Usecase</w:t>
            </w:r>
            <w:r w:rsidR="006C465F">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2C9D58C4" w14:textId="77777777" w:rsidR="006C465F" w:rsidRPr="0053473B" w:rsidRDefault="006C465F" w:rsidP="005C664D">
            <w:pPr>
              <w:suppressAutoHyphens/>
              <w:jc w:val="both"/>
              <w:rPr>
                <w:rFonts w:ascii="Times New Roman" w:eastAsia="Calibri" w:hAnsi="Times New Roman" w:cs="Times New Roman"/>
              </w:rPr>
            </w:pPr>
          </w:p>
        </w:tc>
      </w:tr>
      <w:tr w:rsidR="006C465F" w14:paraId="4E48DEC0"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174C0572" w14:textId="77777777" w:rsidR="006C465F" w:rsidRDefault="00FD6C3D" w:rsidP="005C664D">
            <w:pPr>
              <w:suppressAutoHyphens/>
              <w:jc w:val="both"/>
              <w:rPr>
                <w:rFonts w:ascii="Times New Roman" w:eastAsia="Calibri" w:hAnsi="Times New Roman" w:cs="Times New Roman"/>
                <w:lang w:val="vi-VN"/>
              </w:rPr>
            </w:pPr>
            <w:r>
              <w:rPr>
                <w:rFonts w:ascii="Times New Roman" w:hAnsi="Times New Roman"/>
                <w:lang w:val="vi-VN"/>
              </w:rPr>
              <w:t>Yêu cầu đặc biệt</w:t>
            </w:r>
            <w:r w:rsidR="006C465F">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5A79B22A" w14:textId="77777777" w:rsidR="006C465F" w:rsidRDefault="006C465F" w:rsidP="005C664D">
            <w:pPr>
              <w:jc w:val="both"/>
              <w:rPr>
                <w:rFonts w:ascii="Times New Roman" w:eastAsia="Calibri" w:hAnsi="Times New Roman" w:cs="Times New Roman"/>
                <w:lang w:val="vi-VN"/>
              </w:rPr>
            </w:pPr>
            <w:r>
              <w:rPr>
                <w:rFonts w:ascii="Times New Roman" w:hAnsi="Times New Roman"/>
                <w:lang w:val="vi-VN"/>
              </w:rPr>
              <w:t>- Hệ thống máy chủ đang chạy ổn định</w:t>
            </w:r>
          </w:p>
          <w:p w14:paraId="09B4E79A" w14:textId="77777777" w:rsidR="006C465F" w:rsidRPr="00001168" w:rsidRDefault="006C465F" w:rsidP="005C664D">
            <w:pPr>
              <w:jc w:val="both"/>
              <w:rPr>
                <w:rFonts w:ascii="Times New Roman" w:hAnsi="Times New Roman"/>
              </w:rPr>
            </w:pPr>
            <w:r>
              <w:rPr>
                <w:rFonts w:ascii="Times New Roman" w:hAnsi="Times New Roman"/>
              </w:rPr>
              <w:t xml:space="preserve">- Các IoT Platform và các service chạy ổn định </w:t>
            </w:r>
          </w:p>
          <w:p w14:paraId="7C25B976" w14:textId="77777777" w:rsidR="006C465F" w:rsidRDefault="006C465F" w:rsidP="005C664D">
            <w:pPr>
              <w:suppressAutoHyphens/>
              <w:jc w:val="both"/>
              <w:rPr>
                <w:rFonts w:ascii="Times New Roman" w:eastAsia="Calibri" w:hAnsi="Times New Roman" w:cs="Times New Roman"/>
                <w:lang w:val="vi-VN"/>
              </w:rPr>
            </w:pPr>
          </w:p>
        </w:tc>
      </w:tr>
    </w:tbl>
    <w:p w14:paraId="5C964164" w14:textId="77777777" w:rsidR="006C465F" w:rsidRPr="006B74D2" w:rsidRDefault="006C465F" w:rsidP="005C664D">
      <w:pPr>
        <w:pStyle w:val="Style1"/>
        <w:jc w:val="both"/>
      </w:pPr>
    </w:p>
    <w:p w14:paraId="0B578AC6" w14:textId="77777777" w:rsidR="00D66E7B" w:rsidRDefault="00D66E7B" w:rsidP="005C664D">
      <w:pPr>
        <w:pStyle w:val="Heading4"/>
        <w:jc w:val="both"/>
      </w:pPr>
      <w:proofErr w:type="gramStart"/>
      <w:r>
        <w:lastRenderedPageBreak/>
        <w:t>j</w:t>
      </w:r>
      <w:proofErr w:type="gramEnd"/>
      <w:r>
        <w:t>,</w:t>
      </w:r>
      <w:r w:rsidR="006B74D2">
        <w:t xml:space="preserve"> UC11</w:t>
      </w:r>
    </w:p>
    <w:p w14:paraId="3873818E" w14:textId="77777777" w:rsidR="006B74D2" w:rsidRDefault="00E76B93" w:rsidP="00AB24A8">
      <w:pPr>
        <w:keepNext/>
        <w:jc w:val="center"/>
      </w:pPr>
      <w:r>
        <w:rPr>
          <w:noProof/>
          <w:lang w:eastAsia="en-US" w:bidi="ar-SA"/>
        </w:rPr>
        <w:drawing>
          <wp:inline distT="0" distB="0" distL="0" distR="0" wp14:anchorId="0C12E4FD" wp14:editId="4BE7768E">
            <wp:extent cx="5457825" cy="12287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aydoi tt qua API.png"/>
                    <pic:cNvPicPr/>
                  </pic:nvPicPr>
                  <pic:blipFill>
                    <a:blip r:embed="rId42">
                      <a:extLst>
                        <a:ext uri="{28A0092B-C50C-407E-A947-70E740481C1C}">
                          <a14:useLocalDpi xmlns:a14="http://schemas.microsoft.com/office/drawing/2010/main" val="0"/>
                        </a:ext>
                      </a:extLst>
                    </a:blip>
                    <a:stretch>
                      <a:fillRect/>
                    </a:stretch>
                  </pic:blipFill>
                  <pic:spPr>
                    <a:xfrm>
                      <a:off x="0" y="0"/>
                      <a:ext cx="5457825" cy="1228725"/>
                    </a:xfrm>
                    <a:prstGeom prst="rect">
                      <a:avLst/>
                    </a:prstGeom>
                  </pic:spPr>
                </pic:pic>
              </a:graphicData>
            </a:graphic>
          </wp:inline>
        </w:drawing>
      </w:r>
    </w:p>
    <w:p w14:paraId="423E0432" w14:textId="69142090" w:rsidR="00932B88" w:rsidRDefault="00D96386" w:rsidP="00AB24A8">
      <w:pPr>
        <w:pStyle w:val="Caption"/>
        <w:jc w:val="center"/>
      </w:pPr>
      <w:bookmarkStart w:id="131" w:name="_Toc469902799"/>
      <w:bookmarkStart w:id="132" w:name="_Toc470105980"/>
      <w:bookmarkStart w:id="133" w:name="_Toc470201129"/>
      <w:proofErr w:type="gramStart"/>
      <w:r>
        <w:t>Hình</w:t>
      </w:r>
      <w:r w:rsidR="006B74D2">
        <w:t xml:space="preserve"> </w:t>
      </w:r>
      <w:fldSimple w:instr=" SEQ Figure \* ARABIC ">
        <w:r w:rsidR="00F045F1">
          <w:rPr>
            <w:noProof/>
          </w:rPr>
          <w:t>24</w:t>
        </w:r>
      </w:fldSimple>
      <w:r w:rsidR="006B74D2">
        <w:t>.</w:t>
      </w:r>
      <w:proofErr w:type="gramEnd"/>
      <w:r w:rsidR="006B74D2">
        <w:t xml:space="preserve"> Usecase </w:t>
      </w:r>
      <w:bookmarkEnd w:id="131"/>
      <w:r w:rsidR="00AB24A8">
        <w:t>thay đổi trạng thái qua API</w:t>
      </w:r>
      <w:bookmarkEnd w:id="132"/>
      <w:bookmarkEnd w:id="133"/>
    </w:p>
    <w:tbl>
      <w:tblPr>
        <w:tblW w:w="0" w:type="auto"/>
        <w:tblInd w:w="-152"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83" w:type="dxa"/>
        </w:tblCellMar>
        <w:tblLook w:val="04A0" w:firstRow="1" w:lastRow="0" w:firstColumn="1" w:lastColumn="0" w:noHBand="0" w:noVBand="1"/>
      </w:tblPr>
      <w:tblGrid>
        <w:gridCol w:w="1621"/>
        <w:gridCol w:w="3750"/>
        <w:gridCol w:w="1119"/>
        <w:gridCol w:w="851"/>
        <w:gridCol w:w="1789"/>
      </w:tblGrid>
      <w:tr w:rsidR="00E76B93" w14:paraId="5DF37B57" w14:textId="77777777" w:rsidTr="00FE5084">
        <w:tc>
          <w:tcPr>
            <w:tcW w:w="1941" w:type="dxa"/>
            <w:tcBorders>
              <w:top w:val="single" w:sz="4" w:space="0" w:color="000001"/>
              <w:left w:val="single" w:sz="4" w:space="0" w:color="000001"/>
              <w:bottom w:val="single" w:sz="4" w:space="0" w:color="000001"/>
              <w:right w:val="single" w:sz="4" w:space="0" w:color="000001"/>
            </w:tcBorders>
            <w:shd w:val="clear" w:color="auto" w:fill="CCCCCC"/>
            <w:hideMark/>
          </w:tcPr>
          <w:p w14:paraId="6033C34F" w14:textId="77777777" w:rsidR="00E76B93" w:rsidRDefault="00FD6C3D" w:rsidP="005C664D">
            <w:pPr>
              <w:suppressAutoHyphens/>
              <w:jc w:val="both"/>
              <w:rPr>
                <w:rFonts w:ascii="Times New Roman" w:eastAsia="Calibri" w:hAnsi="Times New Roman" w:cs="Times New Roman"/>
                <w:lang w:val="vi-VN"/>
              </w:rPr>
            </w:pPr>
            <w:r>
              <w:rPr>
                <w:rFonts w:ascii="Times New Roman" w:hAnsi="Times New Roman"/>
                <w:lang w:val="vi-VN"/>
              </w:rPr>
              <w:t>Mã Use Case</w:t>
            </w:r>
            <w:r w:rsidR="00E76B93">
              <w:rPr>
                <w:rFonts w:ascii="Times New Roman" w:hAnsi="Times New Roman"/>
                <w:lang w:val="vi-VN"/>
              </w:rPr>
              <w:t>:</w:t>
            </w:r>
          </w:p>
        </w:tc>
        <w:tc>
          <w:tcPr>
            <w:tcW w:w="8040"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14:paraId="3CD8A30A" w14:textId="77777777" w:rsidR="00E76B93" w:rsidRPr="009B6989" w:rsidRDefault="00E76B93" w:rsidP="005C664D">
            <w:pPr>
              <w:suppressAutoHyphens/>
              <w:jc w:val="both"/>
              <w:rPr>
                <w:rFonts w:ascii="Times New Roman" w:eastAsia="Calibri" w:hAnsi="Times New Roman" w:cs="Times New Roman"/>
              </w:rPr>
            </w:pPr>
            <w:r>
              <w:rPr>
                <w:rFonts w:ascii="Times New Roman" w:hAnsi="Times New Roman"/>
                <w:lang w:val="vi-VN"/>
              </w:rPr>
              <w:t>UC</w:t>
            </w:r>
            <w:r>
              <w:rPr>
                <w:rFonts w:ascii="Times New Roman" w:hAnsi="Times New Roman"/>
              </w:rPr>
              <w:t>11</w:t>
            </w:r>
          </w:p>
        </w:tc>
      </w:tr>
      <w:tr w:rsidR="00E76B93" w14:paraId="12783CC9" w14:textId="77777777" w:rsidTr="00FE5084">
        <w:tc>
          <w:tcPr>
            <w:tcW w:w="1941" w:type="dxa"/>
            <w:tcBorders>
              <w:top w:val="single" w:sz="4" w:space="0" w:color="000001"/>
              <w:left w:val="single" w:sz="4" w:space="0" w:color="000001"/>
              <w:bottom w:val="single" w:sz="4" w:space="0" w:color="000001"/>
              <w:right w:val="single" w:sz="4" w:space="0" w:color="000001"/>
            </w:tcBorders>
            <w:shd w:val="clear" w:color="auto" w:fill="CCCCCC"/>
            <w:hideMark/>
          </w:tcPr>
          <w:p w14:paraId="60CFA819" w14:textId="77777777" w:rsidR="00E76B93" w:rsidRDefault="00FD6C3D" w:rsidP="005C664D">
            <w:pPr>
              <w:suppressAutoHyphens/>
              <w:jc w:val="both"/>
              <w:rPr>
                <w:rFonts w:ascii="Times New Roman" w:eastAsia="Calibri" w:hAnsi="Times New Roman" w:cs="Times New Roman"/>
                <w:lang w:val="vi-VN"/>
              </w:rPr>
            </w:pPr>
            <w:r>
              <w:rPr>
                <w:rFonts w:ascii="Times New Roman" w:hAnsi="Times New Roman"/>
                <w:lang w:val="vi-VN"/>
              </w:rPr>
              <w:t>Tên Use Case</w:t>
            </w:r>
            <w:r w:rsidR="00E76B93">
              <w:rPr>
                <w:rFonts w:ascii="Times New Roman" w:hAnsi="Times New Roman"/>
                <w:lang w:val="vi-VN"/>
              </w:rPr>
              <w:t>:</w:t>
            </w:r>
          </w:p>
        </w:tc>
        <w:tc>
          <w:tcPr>
            <w:tcW w:w="8040"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14:paraId="1970ABB7" w14:textId="77777777" w:rsidR="00E76B93" w:rsidRPr="00E76B93" w:rsidRDefault="00E76B93" w:rsidP="005C664D">
            <w:pPr>
              <w:suppressAutoHyphens/>
              <w:jc w:val="both"/>
              <w:rPr>
                <w:rFonts w:ascii="Times New Roman" w:eastAsia="Calibri" w:hAnsi="Times New Roman" w:cs="Times New Roman"/>
              </w:rPr>
            </w:pPr>
            <w:r>
              <w:rPr>
                <w:rFonts w:ascii="Times New Roman" w:eastAsia="Calibri" w:hAnsi="Times New Roman" w:cs="Times New Roman"/>
              </w:rPr>
              <w:t>Thay đổi trạng thái qua API</w:t>
            </w:r>
          </w:p>
        </w:tc>
      </w:tr>
      <w:tr w:rsidR="00E76B93" w14:paraId="10DA958A" w14:textId="77777777" w:rsidTr="00FE5084">
        <w:tc>
          <w:tcPr>
            <w:tcW w:w="1941" w:type="dxa"/>
            <w:tcBorders>
              <w:top w:val="single" w:sz="4" w:space="0" w:color="000001"/>
              <w:left w:val="single" w:sz="4" w:space="0" w:color="000001"/>
              <w:bottom w:val="single" w:sz="4" w:space="0" w:color="000001"/>
              <w:right w:val="single" w:sz="4" w:space="0" w:color="000001"/>
            </w:tcBorders>
            <w:shd w:val="clear" w:color="auto" w:fill="CCCCCC"/>
            <w:hideMark/>
          </w:tcPr>
          <w:p w14:paraId="29C0B26E" w14:textId="77777777" w:rsidR="00E76B93" w:rsidRDefault="00FD6C3D" w:rsidP="005C664D">
            <w:pPr>
              <w:suppressAutoHyphens/>
              <w:jc w:val="both"/>
              <w:rPr>
                <w:rFonts w:ascii="Times New Roman" w:eastAsia="Calibri" w:hAnsi="Times New Roman" w:cs="Times New Roman"/>
                <w:lang w:val="vi-VN"/>
              </w:rPr>
            </w:pPr>
            <w:r>
              <w:rPr>
                <w:rFonts w:ascii="Times New Roman" w:hAnsi="Times New Roman"/>
                <w:lang w:val="vi-VN"/>
              </w:rPr>
              <w:t>Người tạo</w:t>
            </w:r>
            <w:r w:rsidR="00E76B93">
              <w:rPr>
                <w:rFonts w:ascii="Times New Roman" w:hAnsi="Times New Roman"/>
                <w:lang w:val="vi-VN"/>
              </w:rPr>
              <w:t>:</w:t>
            </w:r>
          </w:p>
        </w:tc>
        <w:tc>
          <w:tcPr>
            <w:tcW w:w="3750" w:type="dxa"/>
            <w:tcBorders>
              <w:top w:val="single" w:sz="4" w:space="0" w:color="000001"/>
              <w:left w:val="single" w:sz="4" w:space="0" w:color="000001"/>
              <w:bottom w:val="single" w:sz="4" w:space="0" w:color="000001"/>
              <w:right w:val="single" w:sz="4" w:space="0" w:color="000001"/>
            </w:tcBorders>
            <w:shd w:val="clear" w:color="auto" w:fill="FFFFFF"/>
            <w:hideMark/>
          </w:tcPr>
          <w:p w14:paraId="6089DD68" w14:textId="77777777" w:rsidR="00E76B93" w:rsidRPr="00932B88" w:rsidRDefault="00E76B93" w:rsidP="005C664D">
            <w:pPr>
              <w:suppressAutoHyphens/>
              <w:jc w:val="both"/>
              <w:rPr>
                <w:rFonts w:ascii="Times New Roman" w:eastAsia="Calibri" w:hAnsi="Times New Roman" w:cs="Times New Roman"/>
              </w:rPr>
            </w:pPr>
            <w:r>
              <w:rPr>
                <w:rFonts w:ascii="Times New Roman" w:hAnsi="Times New Roman"/>
              </w:rPr>
              <w:t>Bùi Ngọc Luân</w:t>
            </w:r>
          </w:p>
        </w:tc>
        <w:tc>
          <w:tcPr>
            <w:tcW w:w="2222"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14:paraId="23FFC882" w14:textId="77777777" w:rsidR="00E76B93" w:rsidRDefault="00E76B93" w:rsidP="005C664D">
            <w:pPr>
              <w:suppressAutoHyphens/>
              <w:jc w:val="both"/>
              <w:rPr>
                <w:rFonts w:ascii="Times New Roman" w:eastAsia="Calibri" w:hAnsi="Times New Roman" w:cs="Times New Roman"/>
                <w:lang w:val="vi-VN"/>
              </w:rPr>
            </w:pPr>
            <w:r>
              <w:rPr>
                <w:rFonts w:ascii="Times New Roman" w:hAnsi="Times New Roman"/>
                <w:lang w:val="vi-VN"/>
              </w:rPr>
              <w:t>Last Updated By:</w:t>
            </w:r>
          </w:p>
        </w:tc>
        <w:tc>
          <w:tcPr>
            <w:tcW w:w="2068" w:type="dxa"/>
            <w:tcBorders>
              <w:top w:val="single" w:sz="4" w:space="0" w:color="000001"/>
              <w:left w:val="single" w:sz="4" w:space="0" w:color="000001"/>
              <w:bottom w:val="single" w:sz="4" w:space="0" w:color="000001"/>
              <w:right w:val="single" w:sz="4" w:space="0" w:color="000001"/>
            </w:tcBorders>
            <w:shd w:val="clear" w:color="auto" w:fill="FFFFFF"/>
            <w:hideMark/>
          </w:tcPr>
          <w:p w14:paraId="26BBE205" w14:textId="77777777" w:rsidR="00E76B93" w:rsidRPr="00932B88" w:rsidRDefault="00E76B93" w:rsidP="005C664D">
            <w:pPr>
              <w:suppressAutoHyphens/>
              <w:jc w:val="both"/>
              <w:rPr>
                <w:rFonts w:ascii="Times New Roman" w:eastAsia="Calibri" w:hAnsi="Times New Roman" w:cs="Times New Roman"/>
              </w:rPr>
            </w:pPr>
            <w:r>
              <w:rPr>
                <w:rFonts w:ascii="Times New Roman" w:hAnsi="Times New Roman"/>
              </w:rPr>
              <w:t>Bùi Ngọc Luân</w:t>
            </w:r>
          </w:p>
        </w:tc>
      </w:tr>
      <w:tr w:rsidR="00E76B93" w14:paraId="275E9726" w14:textId="77777777" w:rsidTr="00FE5084">
        <w:trPr>
          <w:trHeight w:val="417"/>
        </w:trPr>
        <w:tc>
          <w:tcPr>
            <w:tcW w:w="1941" w:type="dxa"/>
            <w:tcBorders>
              <w:top w:val="single" w:sz="4" w:space="0" w:color="000001"/>
              <w:left w:val="single" w:sz="4" w:space="0" w:color="000001"/>
              <w:bottom w:val="single" w:sz="4" w:space="0" w:color="000001"/>
              <w:right w:val="single" w:sz="4" w:space="0" w:color="000001"/>
            </w:tcBorders>
            <w:shd w:val="clear" w:color="auto" w:fill="CCCCCC"/>
            <w:hideMark/>
          </w:tcPr>
          <w:p w14:paraId="2CA779B2" w14:textId="77777777" w:rsidR="00E76B93" w:rsidRDefault="00E76B93" w:rsidP="005C664D">
            <w:pPr>
              <w:suppressAutoHyphens/>
              <w:jc w:val="both"/>
              <w:rPr>
                <w:rFonts w:ascii="Times New Roman" w:eastAsia="Calibri" w:hAnsi="Times New Roman" w:cs="Times New Roman"/>
                <w:lang w:val="vi-VN"/>
              </w:rPr>
            </w:pPr>
            <w:r>
              <w:rPr>
                <w:rFonts w:ascii="Times New Roman" w:hAnsi="Times New Roman"/>
                <w:lang w:val="vi-VN"/>
              </w:rPr>
              <w:t>Date Created:</w:t>
            </w:r>
          </w:p>
        </w:tc>
        <w:tc>
          <w:tcPr>
            <w:tcW w:w="3750" w:type="dxa"/>
            <w:tcBorders>
              <w:top w:val="single" w:sz="4" w:space="0" w:color="000001"/>
              <w:left w:val="single" w:sz="4" w:space="0" w:color="000001"/>
              <w:bottom w:val="single" w:sz="4" w:space="0" w:color="000001"/>
              <w:right w:val="single" w:sz="4" w:space="0" w:color="000001"/>
            </w:tcBorders>
            <w:shd w:val="clear" w:color="auto" w:fill="FFFFFF"/>
            <w:hideMark/>
          </w:tcPr>
          <w:p w14:paraId="2FF45BBC" w14:textId="77777777" w:rsidR="00E76B93" w:rsidRPr="00932B88" w:rsidRDefault="00E76B93" w:rsidP="005C664D">
            <w:pPr>
              <w:suppressAutoHyphens/>
              <w:jc w:val="both"/>
              <w:rPr>
                <w:rFonts w:ascii="Times New Roman" w:eastAsia="Calibri" w:hAnsi="Times New Roman" w:cs="Times New Roman"/>
              </w:rPr>
            </w:pPr>
            <w:r>
              <w:rPr>
                <w:rFonts w:ascii="Times New Roman" w:eastAsia="Calibri" w:hAnsi="Times New Roman" w:cs="Times New Roman"/>
              </w:rPr>
              <w:t>10/12/2016</w:t>
            </w:r>
          </w:p>
        </w:tc>
        <w:tc>
          <w:tcPr>
            <w:tcW w:w="2222"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14:paraId="4C700C5E" w14:textId="77777777" w:rsidR="00E76B93" w:rsidRDefault="00E76B93" w:rsidP="005C664D">
            <w:pPr>
              <w:suppressAutoHyphens/>
              <w:jc w:val="both"/>
              <w:rPr>
                <w:rFonts w:ascii="Times New Roman" w:eastAsia="Calibri" w:hAnsi="Times New Roman" w:cs="Times New Roman"/>
                <w:lang w:val="vi-VN"/>
              </w:rPr>
            </w:pPr>
            <w:r>
              <w:rPr>
                <w:rFonts w:ascii="Times New Roman" w:hAnsi="Times New Roman"/>
                <w:lang w:val="vi-VN"/>
              </w:rPr>
              <w:t>Date Last Updated:</w:t>
            </w:r>
          </w:p>
        </w:tc>
        <w:tc>
          <w:tcPr>
            <w:tcW w:w="2068" w:type="dxa"/>
            <w:tcBorders>
              <w:top w:val="single" w:sz="4" w:space="0" w:color="000001"/>
              <w:left w:val="single" w:sz="4" w:space="0" w:color="000001"/>
              <w:bottom w:val="single" w:sz="4" w:space="0" w:color="000001"/>
              <w:right w:val="single" w:sz="4" w:space="0" w:color="000001"/>
            </w:tcBorders>
            <w:shd w:val="clear" w:color="auto" w:fill="FFFFFF"/>
            <w:hideMark/>
          </w:tcPr>
          <w:p w14:paraId="01976086" w14:textId="77777777" w:rsidR="00E76B93" w:rsidRPr="00932B88" w:rsidRDefault="00E76B93" w:rsidP="005C664D">
            <w:pPr>
              <w:suppressAutoHyphens/>
              <w:jc w:val="both"/>
              <w:rPr>
                <w:rFonts w:ascii="Times New Roman" w:eastAsia="Calibri" w:hAnsi="Times New Roman" w:cs="Times New Roman"/>
              </w:rPr>
            </w:pPr>
            <w:r>
              <w:rPr>
                <w:rFonts w:ascii="Times New Roman" w:hAnsi="Times New Roman"/>
              </w:rPr>
              <w:t>10/12/2016</w:t>
            </w:r>
          </w:p>
        </w:tc>
      </w:tr>
      <w:tr w:rsidR="00E76B93" w14:paraId="1C6BE28B" w14:textId="77777777" w:rsidTr="00FE5084">
        <w:trPr>
          <w:trHeight w:val="417"/>
        </w:trPr>
        <w:tc>
          <w:tcPr>
            <w:tcW w:w="1941" w:type="dxa"/>
            <w:tcBorders>
              <w:top w:val="single" w:sz="4" w:space="0" w:color="000001"/>
              <w:left w:val="single" w:sz="4" w:space="0" w:color="000001"/>
              <w:bottom w:val="single" w:sz="4" w:space="0" w:color="000001"/>
              <w:right w:val="single" w:sz="4" w:space="0" w:color="000001"/>
            </w:tcBorders>
            <w:shd w:val="clear" w:color="auto" w:fill="CCCCCC"/>
            <w:hideMark/>
          </w:tcPr>
          <w:p w14:paraId="72D9558F" w14:textId="77777777" w:rsidR="00E76B93" w:rsidRDefault="00FD6C3D" w:rsidP="005C664D">
            <w:pPr>
              <w:suppressAutoHyphens/>
              <w:jc w:val="both"/>
              <w:rPr>
                <w:rFonts w:ascii="Times New Roman" w:eastAsia="Calibri" w:hAnsi="Times New Roman" w:cs="Times New Roman"/>
                <w:lang w:val="vi-VN"/>
              </w:rPr>
            </w:pPr>
            <w:r>
              <w:rPr>
                <w:rFonts w:ascii="Times New Roman" w:hAnsi="Times New Roman"/>
                <w:lang w:val="vi-VN"/>
              </w:rPr>
              <w:t>Tác nhân</w:t>
            </w:r>
            <w:r w:rsidR="00E76B93">
              <w:rPr>
                <w:rFonts w:ascii="Times New Roman" w:hAnsi="Times New Roman"/>
                <w:lang w:val="vi-VN"/>
              </w:rPr>
              <w:t>:</w:t>
            </w:r>
          </w:p>
        </w:tc>
        <w:tc>
          <w:tcPr>
            <w:tcW w:w="8040"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14:paraId="16B4429B" w14:textId="77777777" w:rsidR="00E76B93" w:rsidRPr="00932B88" w:rsidRDefault="00E76B93" w:rsidP="005C664D">
            <w:pPr>
              <w:suppressAutoHyphens/>
              <w:jc w:val="both"/>
              <w:rPr>
                <w:rFonts w:ascii="Times New Roman" w:eastAsia="Calibri" w:hAnsi="Times New Roman" w:cs="Times New Roman"/>
              </w:rPr>
            </w:pPr>
            <w:r>
              <w:rPr>
                <w:rFonts w:ascii="Times New Roman" w:hAnsi="Times New Roman"/>
              </w:rPr>
              <w:t>Lập trình viên</w:t>
            </w:r>
          </w:p>
        </w:tc>
      </w:tr>
      <w:tr w:rsidR="00E76B93" w14:paraId="412ADC68" w14:textId="77777777" w:rsidTr="00FE5084">
        <w:tc>
          <w:tcPr>
            <w:tcW w:w="1941" w:type="dxa"/>
            <w:tcBorders>
              <w:top w:val="single" w:sz="4" w:space="0" w:color="000001"/>
              <w:left w:val="single" w:sz="4" w:space="0" w:color="000001"/>
              <w:bottom w:val="single" w:sz="4" w:space="0" w:color="000001"/>
              <w:right w:val="single" w:sz="4" w:space="0" w:color="000001"/>
            </w:tcBorders>
            <w:shd w:val="clear" w:color="auto" w:fill="CCCCCC"/>
            <w:hideMark/>
          </w:tcPr>
          <w:p w14:paraId="71DEA4BE" w14:textId="77777777" w:rsidR="00E76B93" w:rsidRDefault="00FD6C3D" w:rsidP="005C664D">
            <w:pPr>
              <w:suppressAutoHyphens/>
              <w:jc w:val="both"/>
              <w:rPr>
                <w:rFonts w:ascii="Times New Roman" w:eastAsia="Calibri" w:hAnsi="Times New Roman" w:cs="Times New Roman"/>
                <w:lang w:val="vi-VN"/>
              </w:rPr>
            </w:pPr>
            <w:r>
              <w:rPr>
                <w:rFonts w:ascii="Times New Roman" w:hAnsi="Times New Roman"/>
                <w:lang w:val="vi-VN"/>
              </w:rPr>
              <w:t>Tác nhân</w:t>
            </w:r>
            <w:r w:rsidR="00E76B93">
              <w:rPr>
                <w:rFonts w:ascii="Times New Roman" w:hAnsi="Times New Roman"/>
                <w:lang w:val="vi-VN"/>
              </w:rPr>
              <w:t>:</w:t>
            </w:r>
          </w:p>
        </w:tc>
        <w:tc>
          <w:tcPr>
            <w:tcW w:w="8040" w:type="dxa"/>
            <w:gridSpan w:val="4"/>
            <w:tcBorders>
              <w:top w:val="single" w:sz="4" w:space="0" w:color="000001"/>
              <w:left w:val="single" w:sz="4" w:space="0" w:color="000001"/>
              <w:bottom w:val="single" w:sz="4" w:space="0" w:color="000001"/>
              <w:right w:val="single" w:sz="4" w:space="0" w:color="000001"/>
            </w:tcBorders>
            <w:shd w:val="clear" w:color="auto" w:fill="FFFFFF"/>
          </w:tcPr>
          <w:p w14:paraId="0562FA59" w14:textId="77777777" w:rsidR="00E76B93" w:rsidRPr="00932B88" w:rsidRDefault="00E76B93" w:rsidP="005C664D">
            <w:pPr>
              <w:jc w:val="both"/>
              <w:rPr>
                <w:rFonts w:ascii="Times New Roman" w:eastAsia="Calibri" w:hAnsi="Times New Roman" w:cs="Times New Roman"/>
              </w:rPr>
            </w:pPr>
            <w:r>
              <w:rPr>
                <w:rFonts w:ascii="Times New Roman" w:eastAsia="Calibri" w:hAnsi="Times New Roman" w:cs="Times New Roman"/>
              </w:rPr>
              <w:t>Thay đổi trạng thái của thiết bị thông qua API</w:t>
            </w:r>
          </w:p>
        </w:tc>
      </w:tr>
      <w:tr w:rsidR="00E76B93" w14:paraId="11BCC045" w14:textId="77777777" w:rsidTr="00FE5084">
        <w:tc>
          <w:tcPr>
            <w:tcW w:w="1941" w:type="dxa"/>
            <w:tcBorders>
              <w:top w:val="single" w:sz="4" w:space="0" w:color="000001"/>
              <w:left w:val="single" w:sz="4" w:space="0" w:color="000001"/>
              <w:bottom w:val="single" w:sz="4" w:space="0" w:color="000001"/>
              <w:right w:val="single" w:sz="4" w:space="0" w:color="000001"/>
            </w:tcBorders>
            <w:shd w:val="clear" w:color="auto" w:fill="CCCCCC"/>
            <w:hideMark/>
          </w:tcPr>
          <w:p w14:paraId="245664D7" w14:textId="77777777" w:rsidR="00E76B93" w:rsidRDefault="00E76B93" w:rsidP="005C664D">
            <w:pPr>
              <w:suppressAutoHyphens/>
              <w:jc w:val="both"/>
              <w:rPr>
                <w:rFonts w:ascii="Times New Roman" w:eastAsia="Calibri" w:hAnsi="Times New Roman" w:cs="Times New Roman"/>
                <w:lang w:val="vi-VN"/>
              </w:rPr>
            </w:pPr>
            <w:r>
              <w:rPr>
                <w:rFonts w:ascii="Times New Roman" w:hAnsi="Times New Roman"/>
                <w:lang w:val="vi-VN"/>
              </w:rPr>
              <w:t>Trigger:</w:t>
            </w:r>
          </w:p>
        </w:tc>
        <w:tc>
          <w:tcPr>
            <w:tcW w:w="8040" w:type="dxa"/>
            <w:gridSpan w:val="4"/>
            <w:tcBorders>
              <w:top w:val="single" w:sz="4" w:space="0" w:color="000001"/>
              <w:left w:val="single" w:sz="4" w:space="0" w:color="000001"/>
              <w:bottom w:val="single" w:sz="4" w:space="0" w:color="000001"/>
              <w:right w:val="single" w:sz="4" w:space="0" w:color="000001"/>
            </w:tcBorders>
            <w:shd w:val="clear" w:color="auto" w:fill="FFFFFF"/>
          </w:tcPr>
          <w:p w14:paraId="21674487" w14:textId="77777777" w:rsidR="00E76B93" w:rsidRDefault="00E76B93" w:rsidP="005C664D">
            <w:pPr>
              <w:jc w:val="both"/>
              <w:rPr>
                <w:rFonts w:ascii="Times New Roman" w:eastAsia="Calibri" w:hAnsi="Times New Roman" w:cs="Times New Roman"/>
                <w:lang w:val="vi-VN"/>
              </w:rPr>
            </w:pPr>
            <w:r>
              <w:rPr>
                <w:rFonts w:ascii="Times New Roman" w:hAnsi="Times New Roman"/>
                <w:lang w:val="vi-VN"/>
              </w:rPr>
              <w:t xml:space="preserve">1. </w:t>
            </w:r>
          </w:p>
        </w:tc>
      </w:tr>
      <w:tr w:rsidR="00E76B93" w14:paraId="5ACBB0B2" w14:textId="77777777" w:rsidTr="00FE5084">
        <w:tc>
          <w:tcPr>
            <w:tcW w:w="1941" w:type="dxa"/>
            <w:tcBorders>
              <w:top w:val="single" w:sz="4" w:space="0" w:color="000001"/>
              <w:left w:val="single" w:sz="4" w:space="0" w:color="000001"/>
              <w:bottom w:val="single" w:sz="4" w:space="0" w:color="000001"/>
              <w:right w:val="single" w:sz="4" w:space="0" w:color="000001"/>
            </w:tcBorders>
            <w:shd w:val="clear" w:color="auto" w:fill="CCCCCC"/>
            <w:hideMark/>
          </w:tcPr>
          <w:p w14:paraId="1128C6A6" w14:textId="77777777" w:rsidR="00E76B93" w:rsidRDefault="00FD6C3D" w:rsidP="005C664D">
            <w:pPr>
              <w:suppressAutoHyphens/>
              <w:jc w:val="both"/>
              <w:rPr>
                <w:rFonts w:ascii="Times New Roman" w:eastAsia="Calibri" w:hAnsi="Times New Roman" w:cs="Times New Roman"/>
                <w:lang w:val="vi-VN"/>
              </w:rPr>
            </w:pPr>
            <w:r>
              <w:rPr>
                <w:rFonts w:ascii="Times New Roman" w:hAnsi="Times New Roman"/>
                <w:lang w:val="vi-VN"/>
              </w:rPr>
              <w:t>Điều kiện tiên quyết</w:t>
            </w:r>
            <w:r w:rsidR="00E76B93">
              <w:rPr>
                <w:rFonts w:ascii="Times New Roman" w:hAnsi="Times New Roman"/>
                <w:lang w:val="vi-VN"/>
              </w:rPr>
              <w:t>:</w:t>
            </w:r>
          </w:p>
        </w:tc>
        <w:tc>
          <w:tcPr>
            <w:tcW w:w="8040" w:type="dxa"/>
            <w:gridSpan w:val="4"/>
            <w:tcBorders>
              <w:top w:val="single" w:sz="4" w:space="0" w:color="000001"/>
              <w:left w:val="single" w:sz="4" w:space="0" w:color="000001"/>
              <w:bottom w:val="single" w:sz="4" w:space="0" w:color="000001"/>
              <w:right w:val="single" w:sz="4" w:space="0" w:color="000001"/>
            </w:tcBorders>
            <w:shd w:val="clear" w:color="auto" w:fill="FFFFFF"/>
          </w:tcPr>
          <w:p w14:paraId="64598EE4" w14:textId="77777777" w:rsidR="00E76B93" w:rsidRPr="00EB2F67" w:rsidRDefault="00E76B93" w:rsidP="005C664D">
            <w:pPr>
              <w:jc w:val="both"/>
              <w:rPr>
                <w:rFonts w:ascii="Times New Roman" w:eastAsia="Calibri" w:hAnsi="Times New Roman" w:cs="Times New Roman"/>
              </w:rPr>
            </w:pPr>
            <w:r>
              <w:rPr>
                <w:rFonts w:ascii="Times New Roman" w:eastAsia="Calibri" w:hAnsi="Times New Roman" w:cs="Times New Roman"/>
              </w:rPr>
              <w:t xml:space="preserve">1, </w:t>
            </w:r>
          </w:p>
        </w:tc>
      </w:tr>
      <w:tr w:rsidR="00E76B93" w14:paraId="7B5FB7C9" w14:textId="77777777" w:rsidTr="00FE5084">
        <w:tc>
          <w:tcPr>
            <w:tcW w:w="1941" w:type="dxa"/>
            <w:tcBorders>
              <w:top w:val="single" w:sz="4" w:space="0" w:color="000001"/>
              <w:left w:val="single" w:sz="4" w:space="0" w:color="000001"/>
              <w:bottom w:val="single" w:sz="4" w:space="0" w:color="000001"/>
              <w:right w:val="single" w:sz="4" w:space="0" w:color="000001"/>
            </w:tcBorders>
            <w:shd w:val="clear" w:color="auto" w:fill="CCCCCC"/>
            <w:hideMark/>
          </w:tcPr>
          <w:p w14:paraId="53467DC5" w14:textId="77777777" w:rsidR="00E76B93" w:rsidRDefault="00FD6C3D" w:rsidP="005C664D">
            <w:pPr>
              <w:suppressAutoHyphens/>
              <w:jc w:val="both"/>
              <w:rPr>
                <w:rFonts w:ascii="Times New Roman" w:eastAsia="Calibri" w:hAnsi="Times New Roman" w:cs="Times New Roman"/>
                <w:lang w:val="vi-VN"/>
              </w:rPr>
            </w:pPr>
            <w:r>
              <w:rPr>
                <w:rFonts w:ascii="Times New Roman" w:hAnsi="Times New Roman"/>
                <w:lang w:val="vi-VN"/>
              </w:rPr>
              <w:t>Điều kiện sau</w:t>
            </w:r>
            <w:r w:rsidR="00E76B93">
              <w:rPr>
                <w:rFonts w:ascii="Times New Roman" w:hAnsi="Times New Roman"/>
                <w:lang w:val="vi-VN"/>
              </w:rPr>
              <w:t>:</w:t>
            </w:r>
          </w:p>
        </w:tc>
        <w:tc>
          <w:tcPr>
            <w:tcW w:w="8040" w:type="dxa"/>
            <w:gridSpan w:val="4"/>
            <w:tcBorders>
              <w:top w:val="single" w:sz="4" w:space="0" w:color="000001"/>
              <w:left w:val="single" w:sz="4" w:space="0" w:color="000001"/>
              <w:bottom w:val="single" w:sz="4" w:space="0" w:color="000001"/>
              <w:right w:val="single" w:sz="4" w:space="0" w:color="000001"/>
            </w:tcBorders>
            <w:shd w:val="clear" w:color="auto" w:fill="FFFFFF"/>
          </w:tcPr>
          <w:p w14:paraId="5253D7FD" w14:textId="77777777" w:rsidR="00E76B93" w:rsidRPr="00001168" w:rsidRDefault="00E76B93" w:rsidP="005C664D">
            <w:pPr>
              <w:jc w:val="both"/>
              <w:rPr>
                <w:rFonts w:ascii="Times New Roman" w:eastAsia="Calibri" w:hAnsi="Times New Roman" w:cs="Times New Roman"/>
              </w:rPr>
            </w:pPr>
            <w:r>
              <w:rPr>
                <w:rFonts w:ascii="Times New Roman" w:eastAsia="Calibri" w:hAnsi="Times New Roman" w:cs="Times New Roman"/>
              </w:rPr>
              <w:t xml:space="preserve">1. </w:t>
            </w:r>
          </w:p>
          <w:p w14:paraId="7591F48D" w14:textId="77777777" w:rsidR="00E76B93" w:rsidRDefault="00E76B93" w:rsidP="005C664D">
            <w:pPr>
              <w:suppressAutoHyphens/>
              <w:jc w:val="both"/>
              <w:rPr>
                <w:rFonts w:ascii="Times New Roman" w:eastAsia="Calibri" w:hAnsi="Times New Roman" w:cs="Times New Roman"/>
                <w:lang w:val="vi-VN"/>
              </w:rPr>
            </w:pPr>
          </w:p>
        </w:tc>
      </w:tr>
      <w:tr w:rsidR="00E76B93" w14:paraId="394CF4A0" w14:textId="77777777" w:rsidTr="00FE5084">
        <w:tc>
          <w:tcPr>
            <w:tcW w:w="1941"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14:paraId="221A8FE2" w14:textId="77777777" w:rsidR="00E76B93" w:rsidRDefault="00FD6C3D" w:rsidP="005C664D">
            <w:pPr>
              <w:suppressAutoHyphens/>
              <w:jc w:val="both"/>
              <w:rPr>
                <w:rFonts w:ascii="Times New Roman" w:eastAsia="Calibri" w:hAnsi="Times New Roman" w:cs="Times New Roman"/>
                <w:lang w:val="vi-VN"/>
              </w:rPr>
            </w:pPr>
            <w:r>
              <w:rPr>
                <w:rFonts w:ascii="Times New Roman" w:hAnsi="Times New Roman"/>
                <w:lang w:val="vi-VN"/>
              </w:rPr>
              <w:t>Thao tác chính</w:t>
            </w:r>
            <w:r w:rsidR="00E76B93">
              <w:rPr>
                <w:rFonts w:ascii="Times New Roman" w:hAnsi="Times New Roman"/>
                <w:lang w:val="vi-VN"/>
              </w:rPr>
              <w:t>:</w:t>
            </w:r>
          </w:p>
        </w:tc>
        <w:tc>
          <w:tcPr>
            <w:tcW w:w="48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700EA04C" w14:textId="77777777" w:rsidR="00E76B93" w:rsidRDefault="00E76B93" w:rsidP="005C664D">
            <w:pPr>
              <w:suppressAutoHyphens/>
              <w:jc w:val="both"/>
              <w:rPr>
                <w:rFonts w:ascii="Times New Roman" w:eastAsia="Calibri" w:hAnsi="Times New Roman" w:cs="Times New Roman"/>
                <w:lang w:val="vi-VN"/>
              </w:rPr>
            </w:pPr>
            <w:r>
              <w:rPr>
                <w:rFonts w:ascii="Times New Roman" w:hAnsi="Times New Roman"/>
                <w:lang w:val="vi-VN"/>
              </w:rPr>
              <w:t>Người Dùng</w:t>
            </w:r>
          </w:p>
        </w:tc>
        <w:tc>
          <w:tcPr>
            <w:tcW w:w="3171"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7C288395" w14:textId="77777777" w:rsidR="00E76B93" w:rsidRDefault="00E76B93" w:rsidP="005C664D">
            <w:pPr>
              <w:suppressAutoHyphens/>
              <w:jc w:val="both"/>
              <w:rPr>
                <w:rFonts w:ascii="Times New Roman" w:eastAsia="Calibri" w:hAnsi="Times New Roman" w:cs="Times New Roman"/>
                <w:lang w:val="vi-VN"/>
              </w:rPr>
            </w:pPr>
            <w:r>
              <w:rPr>
                <w:rFonts w:ascii="Times New Roman" w:hAnsi="Times New Roman"/>
                <w:lang w:val="vi-VN"/>
              </w:rPr>
              <w:t>Hệ Thống</w:t>
            </w:r>
          </w:p>
        </w:tc>
      </w:tr>
      <w:tr w:rsidR="00E76B93" w14:paraId="2124440E" w14:textId="77777777" w:rsidTr="00FE5084">
        <w:tc>
          <w:tcPr>
            <w:tcW w:w="0" w:type="auto"/>
            <w:vMerge/>
            <w:tcBorders>
              <w:top w:val="single" w:sz="4" w:space="0" w:color="000001"/>
              <w:left w:val="single" w:sz="4" w:space="0" w:color="000001"/>
              <w:bottom w:val="single" w:sz="4" w:space="0" w:color="000001"/>
              <w:right w:val="single" w:sz="4" w:space="0" w:color="000001"/>
            </w:tcBorders>
            <w:vAlign w:val="center"/>
            <w:hideMark/>
          </w:tcPr>
          <w:p w14:paraId="58515D97" w14:textId="77777777" w:rsidR="00E76B93" w:rsidRDefault="00E76B93" w:rsidP="005C664D">
            <w:pPr>
              <w:jc w:val="both"/>
              <w:rPr>
                <w:rFonts w:ascii="Times New Roman" w:eastAsia="Calibri" w:hAnsi="Times New Roman" w:cs="Times New Roman"/>
                <w:lang w:val="vi-VN"/>
              </w:rPr>
            </w:pPr>
          </w:p>
        </w:tc>
        <w:tc>
          <w:tcPr>
            <w:tcW w:w="4869" w:type="dxa"/>
            <w:gridSpan w:val="2"/>
            <w:tcBorders>
              <w:top w:val="single" w:sz="4" w:space="0" w:color="000001"/>
              <w:left w:val="single" w:sz="4" w:space="0" w:color="000001"/>
              <w:bottom w:val="single" w:sz="4" w:space="0" w:color="000001"/>
              <w:right w:val="single" w:sz="4" w:space="0" w:color="000001"/>
            </w:tcBorders>
            <w:shd w:val="clear" w:color="auto" w:fill="FFFFFF"/>
          </w:tcPr>
          <w:p w14:paraId="44803DED" w14:textId="77777777" w:rsidR="00E76B93" w:rsidRPr="00001168" w:rsidRDefault="00FE5084" w:rsidP="005C664D">
            <w:pPr>
              <w:jc w:val="both"/>
              <w:rPr>
                <w:rFonts w:ascii="Times New Roman" w:eastAsia="Calibri" w:hAnsi="Times New Roman" w:cs="Times New Roman"/>
              </w:rPr>
            </w:pPr>
            <w:r>
              <w:rPr>
                <w:rFonts w:ascii="Times New Roman" w:hAnsi="Times New Roman"/>
              </w:rPr>
              <w:t>1.</w:t>
            </w:r>
            <w:r w:rsidR="00E76B93">
              <w:rPr>
                <w:rFonts w:ascii="Times New Roman" w:hAnsi="Times New Roman"/>
                <w:lang w:val="vi-VN"/>
              </w:rPr>
              <w:t xml:space="preserve"> </w:t>
            </w:r>
            <w:r w:rsidR="00E76B93">
              <w:rPr>
                <w:rFonts w:ascii="Times New Roman" w:hAnsi="Times New Roman"/>
              </w:rPr>
              <w:t>Sử dụng các công cụ có thể gửi HTTP Request gửi 1 gói tin tới</w:t>
            </w:r>
            <w:r w:rsidR="00E76B93">
              <w:rPr>
                <w:rFonts w:ascii="Times New Roman" w:hAnsi="Times New Roman"/>
              </w:rPr>
              <w:br/>
            </w:r>
            <w:r w:rsidR="00E76B93" w:rsidRPr="00FE5084">
              <w:rPr>
                <w:rFonts w:ascii="Times New Roman" w:hAnsi="Times New Roman"/>
                <w:b/>
              </w:rPr>
              <w:t>URL</w:t>
            </w:r>
            <w:r w:rsidR="00E76B93">
              <w:rPr>
                <w:rFonts w:ascii="Times New Roman" w:hAnsi="Times New Roman"/>
              </w:rPr>
              <w:t xml:space="preserve">: </w:t>
            </w:r>
            <w:hyperlink w:history="1">
              <w:r w:rsidR="00E76B93" w:rsidRPr="00E854EE">
                <w:rPr>
                  <w:rStyle w:val="Hyperlink"/>
                  <w:rFonts w:ascii="Times New Roman" w:hAnsi="Times New Roman"/>
                </w:rPr>
                <w:t>http://{$host}:{$port}/api/states/</w:t>
              </w:r>
              <w:r w:rsidR="00E76B93">
                <w:rPr>
                  <w:rStyle w:val="Hyperlink"/>
                  <w:rFonts w:ascii="Times New Roman" w:hAnsi="Times New Roman"/>
                </w:rPr>
                <w:t>history/</w:t>
              </w:r>
              <w:r w:rsidR="00E76B93" w:rsidRPr="00E854EE">
                <w:rPr>
                  <w:rStyle w:val="Hyperlink"/>
                  <w:rFonts w:ascii="Times New Roman" w:hAnsi="Times New Roman"/>
                </w:rPr>
                <w:t>&lt;name</w:t>
              </w:r>
            </w:hyperlink>
            <w:r w:rsidR="00E76B93">
              <w:rPr>
                <w:rFonts w:ascii="Times New Roman" w:hAnsi="Times New Roman"/>
              </w:rPr>
              <w:t xml:space="preserve">&gt;  </w:t>
            </w:r>
            <w:r w:rsidR="00E76B93">
              <w:rPr>
                <w:rFonts w:ascii="Times New Roman" w:hAnsi="Times New Roman"/>
              </w:rPr>
              <w:br/>
            </w:r>
            <w:r w:rsidR="00E76B93" w:rsidRPr="00FE5084">
              <w:rPr>
                <w:rFonts w:ascii="Times New Roman" w:hAnsi="Times New Roman"/>
                <w:b/>
              </w:rPr>
              <w:t>METHOD</w:t>
            </w:r>
            <w:r w:rsidR="00E76B93">
              <w:rPr>
                <w:rFonts w:ascii="Times New Roman" w:hAnsi="Times New Roman"/>
              </w:rPr>
              <w:t>: POST</w:t>
            </w:r>
            <w:r w:rsidR="00E76B93">
              <w:rPr>
                <w:rFonts w:ascii="Times New Roman" w:hAnsi="Times New Roman"/>
              </w:rPr>
              <w:br/>
            </w:r>
            <w:r w:rsidR="00E76B93" w:rsidRPr="00FE5084">
              <w:rPr>
                <w:rFonts w:ascii="Times New Roman" w:hAnsi="Times New Roman"/>
                <w:b/>
              </w:rPr>
              <w:t>HEADER</w:t>
            </w:r>
            <w:r w:rsidR="00E76B93">
              <w:rPr>
                <w:rFonts w:ascii="Times New Roman" w:hAnsi="Times New Roman"/>
              </w:rPr>
              <w:t>: Appication/JSON</w:t>
            </w:r>
          </w:p>
        </w:tc>
        <w:tc>
          <w:tcPr>
            <w:tcW w:w="3171"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06D47F4C" w14:textId="77777777" w:rsidR="00E76B93" w:rsidRPr="00001168" w:rsidRDefault="00E76B93" w:rsidP="005C664D">
            <w:pPr>
              <w:jc w:val="both"/>
              <w:rPr>
                <w:rFonts w:ascii="Times New Roman" w:eastAsia="Calibri" w:hAnsi="Times New Roman" w:cs="Times New Roman"/>
              </w:rPr>
            </w:pPr>
            <w:r>
              <w:rPr>
                <w:rFonts w:ascii="Times New Roman" w:hAnsi="Times New Roman"/>
              </w:rPr>
              <w:t xml:space="preserve">1. </w:t>
            </w:r>
            <w:r w:rsidR="00846623">
              <w:rPr>
                <w:rFonts w:ascii="Times New Roman" w:hAnsi="Times New Roman"/>
              </w:rPr>
              <w:t>Thay đổi trạng thái của thiết bị</w:t>
            </w:r>
            <w:r w:rsidR="00217301">
              <w:rPr>
                <w:rFonts w:ascii="Times New Roman" w:hAnsi="Times New Roman"/>
              </w:rPr>
              <w:t>.</w:t>
            </w:r>
          </w:p>
        </w:tc>
      </w:tr>
      <w:tr w:rsidR="00E76B93" w14:paraId="119678BD" w14:textId="77777777" w:rsidTr="00FE5084">
        <w:tc>
          <w:tcPr>
            <w:tcW w:w="1941"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14:paraId="07537E78" w14:textId="77777777" w:rsidR="00E76B93" w:rsidRDefault="00FD6C3D" w:rsidP="005C664D">
            <w:pPr>
              <w:suppressAutoHyphens/>
              <w:jc w:val="both"/>
              <w:rPr>
                <w:rFonts w:ascii="Times New Roman" w:eastAsia="Calibri" w:hAnsi="Times New Roman" w:cs="Times New Roman"/>
                <w:lang w:val="vi-VN"/>
              </w:rPr>
            </w:pPr>
            <w:r>
              <w:rPr>
                <w:rFonts w:ascii="Times New Roman" w:hAnsi="Times New Roman"/>
                <w:lang w:val="vi-VN"/>
              </w:rPr>
              <w:t>Thao tác khác</w:t>
            </w:r>
            <w:r w:rsidR="00E76B93">
              <w:rPr>
                <w:rFonts w:ascii="Times New Roman" w:hAnsi="Times New Roman"/>
                <w:lang w:val="vi-VN"/>
              </w:rPr>
              <w:t>:</w:t>
            </w:r>
          </w:p>
        </w:tc>
        <w:tc>
          <w:tcPr>
            <w:tcW w:w="48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2927699B" w14:textId="77777777" w:rsidR="00E76B93" w:rsidRDefault="00E76B93" w:rsidP="005C664D">
            <w:pPr>
              <w:suppressAutoHyphens/>
              <w:jc w:val="both"/>
              <w:rPr>
                <w:rFonts w:ascii="Times New Roman" w:eastAsia="Calibri" w:hAnsi="Times New Roman" w:cs="Times New Roman"/>
                <w:lang w:val="vi-VN"/>
              </w:rPr>
            </w:pPr>
            <w:r>
              <w:rPr>
                <w:rFonts w:ascii="Times New Roman" w:hAnsi="Times New Roman"/>
                <w:lang w:val="vi-VN"/>
              </w:rPr>
              <w:t>Người Dùng</w:t>
            </w:r>
          </w:p>
        </w:tc>
        <w:tc>
          <w:tcPr>
            <w:tcW w:w="3171"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680B38FF" w14:textId="77777777" w:rsidR="00E76B93" w:rsidRDefault="00E76B93" w:rsidP="005C664D">
            <w:pPr>
              <w:suppressAutoHyphens/>
              <w:jc w:val="both"/>
              <w:rPr>
                <w:rFonts w:ascii="Times New Roman" w:eastAsia="Calibri" w:hAnsi="Times New Roman" w:cs="Times New Roman"/>
                <w:lang w:val="vi-VN"/>
              </w:rPr>
            </w:pPr>
            <w:r>
              <w:rPr>
                <w:rFonts w:ascii="Times New Roman" w:hAnsi="Times New Roman"/>
                <w:lang w:val="vi-VN"/>
              </w:rPr>
              <w:t>Hệ Thống</w:t>
            </w:r>
          </w:p>
        </w:tc>
      </w:tr>
      <w:tr w:rsidR="00FE5084" w14:paraId="5AA5A791" w14:textId="77777777" w:rsidTr="00FE5084">
        <w:tc>
          <w:tcPr>
            <w:tcW w:w="0" w:type="auto"/>
            <w:vMerge/>
            <w:tcBorders>
              <w:top w:val="single" w:sz="4" w:space="0" w:color="000001"/>
              <w:left w:val="single" w:sz="4" w:space="0" w:color="000001"/>
              <w:bottom w:val="single" w:sz="4" w:space="0" w:color="000001"/>
              <w:right w:val="single" w:sz="4" w:space="0" w:color="000001"/>
            </w:tcBorders>
            <w:vAlign w:val="center"/>
            <w:hideMark/>
          </w:tcPr>
          <w:p w14:paraId="54A2A5ED" w14:textId="77777777" w:rsidR="00FE5084" w:rsidRDefault="00FE5084" w:rsidP="005C664D">
            <w:pPr>
              <w:jc w:val="both"/>
              <w:rPr>
                <w:rFonts w:ascii="Times New Roman" w:eastAsia="Calibri" w:hAnsi="Times New Roman" w:cs="Times New Roman"/>
                <w:lang w:val="vi-VN"/>
              </w:rPr>
            </w:pPr>
          </w:p>
        </w:tc>
        <w:tc>
          <w:tcPr>
            <w:tcW w:w="48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7EC468EF" w14:textId="77777777" w:rsidR="00FE5084" w:rsidRDefault="00FE5084" w:rsidP="005C664D">
            <w:pPr>
              <w:jc w:val="both"/>
              <w:rPr>
                <w:rFonts w:ascii="Times New Roman" w:eastAsia="Calibri" w:hAnsi="Times New Roman" w:cs="Times New Roman"/>
              </w:rPr>
            </w:pPr>
            <w:r>
              <w:rPr>
                <w:rFonts w:ascii="Times New Roman" w:eastAsia="Calibri" w:hAnsi="Times New Roman" w:cs="Times New Roman"/>
              </w:rPr>
              <w:t>1.Người dùng gửi sai địa chỉ  URL hoặc sai HEADER</w:t>
            </w:r>
          </w:p>
          <w:p w14:paraId="4FFA91FC" w14:textId="77777777" w:rsidR="00FE5084" w:rsidRPr="00A549CC" w:rsidRDefault="00FE5084" w:rsidP="005C664D">
            <w:pPr>
              <w:jc w:val="both"/>
              <w:rPr>
                <w:rFonts w:ascii="Times New Roman" w:eastAsia="Calibri" w:hAnsi="Times New Roman" w:cs="Times New Roman"/>
              </w:rPr>
            </w:pPr>
            <w:r>
              <w:rPr>
                <w:rFonts w:ascii="Times New Roman" w:eastAsia="Calibri" w:hAnsi="Times New Roman" w:cs="Times New Roman"/>
              </w:rPr>
              <w:t>2.Người dùng gửi sai tên của thiết bị</w:t>
            </w:r>
          </w:p>
        </w:tc>
        <w:tc>
          <w:tcPr>
            <w:tcW w:w="3171" w:type="dxa"/>
            <w:gridSpan w:val="2"/>
            <w:tcBorders>
              <w:top w:val="single" w:sz="4" w:space="0" w:color="000001"/>
              <w:left w:val="single" w:sz="4" w:space="0" w:color="000001"/>
              <w:bottom w:val="single" w:sz="4" w:space="0" w:color="000001"/>
              <w:right w:val="single" w:sz="4" w:space="0" w:color="000001"/>
            </w:tcBorders>
            <w:shd w:val="clear" w:color="auto" w:fill="FFFFFF"/>
          </w:tcPr>
          <w:p w14:paraId="5ABF3F72" w14:textId="77777777" w:rsidR="00FE5084" w:rsidRDefault="00FE5084" w:rsidP="005C664D">
            <w:pPr>
              <w:jc w:val="both"/>
              <w:rPr>
                <w:rFonts w:ascii="Times New Roman" w:eastAsia="Calibri" w:hAnsi="Times New Roman" w:cs="Times New Roman"/>
              </w:rPr>
            </w:pPr>
            <w:r>
              <w:rPr>
                <w:rFonts w:ascii="Times New Roman" w:eastAsia="Calibri" w:hAnsi="Times New Roman" w:cs="Times New Roman"/>
              </w:rPr>
              <w:t>1. Hệ thống không chấp nhận request</w:t>
            </w:r>
          </w:p>
          <w:p w14:paraId="75F1DC84" w14:textId="77777777" w:rsidR="00FE5084" w:rsidRDefault="00FE5084" w:rsidP="005C664D">
            <w:pPr>
              <w:jc w:val="both"/>
              <w:rPr>
                <w:rFonts w:ascii="Times New Roman" w:eastAsia="Calibri" w:hAnsi="Times New Roman" w:cs="Times New Roman"/>
                <w:lang w:val="vi-VN"/>
              </w:rPr>
            </w:pPr>
            <w:r>
              <w:rPr>
                <w:rFonts w:ascii="Times New Roman" w:eastAsia="Calibri" w:hAnsi="Times New Roman" w:cs="Times New Roman"/>
              </w:rPr>
              <w:t>2. Hệ thống trả về thông báo không tồn tại thiết bị trong hệ thống</w:t>
            </w:r>
          </w:p>
        </w:tc>
      </w:tr>
      <w:tr w:rsidR="00FE5084" w14:paraId="3152C835" w14:textId="77777777" w:rsidTr="00FE5084">
        <w:tc>
          <w:tcPr>
            <w:tcW w:w="1941" w:type="dxa"/>
            <w:tcBorders>
              <w:top w:val="single" w:sz="4" w:space="0" w:color="000001"/>
              <w:left w:val="single" w:sz="4" w:space="0" w:color="000001"/>
              <w:bottom w:val="single" w:sz="4" w:space="0" w:color="000001"/>
              <w:right w:val="single" w:sz="4" w:space="0" w:color="000001"/>
            </w:tcBorders>
            <w:shd w:val="clear" w:color="auto" w:fill="CCCCCC"/>
            <w:hideMark/>
          </w:tcPr>
          <w:p w14:paraId="201A4A02" w14:textId="77777777" w:rsidR="00FE5084" w:rsidRDefault="00FD6C3D" w:rsidP="005C664D">
            <w:pPr>
              <w:suppressAutoHyphens/>
              <w:jc w:val="both"/>
              <w:rPr>
                <w:rFonts w:ascii="Times New Roman" w:eastAsia="Calibri" w:hAnsi="Times New Roman" w:cs="Times New Roman"/>
                <w:lang w:val="vi-VN"/>
              </w:rPr>
            </w:pPr>
            <w:r>
              <w:rPr>
                <w:rFonts w:ascii="Times New Roman" w:hAnsi="Times New Roman"/>
                <w:lang w:val="vi-VN"/>
              </w:rPr>
              <w:t>Ngoại lệ</w:t>
            </w:r>
            <w:r w:rsidR="00FE5084">
              <w:rPr>
                <w:rFonts w:ascii="Times New Roman" w:hAnsi="Times New Roman"/>
                <w:lang w:val="vi-VN"/>
              </w:rPr>
              <w:t>:</w:t>
            </w:r>
          </w:p>
        </w:tc>
        <w:tc>
          <w:tcPr>
            <w:tcW w:w="8040" w:type="dxa"/>
            <w:gridSpan w:val="4"/>
            <w:tcBorders>
              <w:top w:val="single" w:sz="4" w:space="0" w:color="000001"/>
              <w:left w:val="single" w:sz="4" w:space="0" w:color="000001"/>
              <w:bottom w:val="single" w:sz="4" w:space="0" w:color="000001"/>
              <w:right w:val="single" w:sz="4" w:space="0" w:color="000001"/>
            </w:tcBorders>
            <w:shd w:val="clear" w:color="auto" w:fill="FFFFFF"/>
          </w:tcPr>
          <w:p w14:paraId="2B95EA85" w14:textId="77777777" w:rsidR="00FE5084" w:rsidRDefault="00FE5084" w:rsidP="005C664D">
            <w:pPr>
              <w:suppressAutoHyphens/>
              <w:jc w:val="both"/>
              <w:rPr>
                <w:rFonts w:ascii="Times New Roman" w:eastAsia="Calibri" w:hAnsi="Times New Roman" w:cs="Times New Roman"/>
                <w:lang w:val="vi-VN"/>
              </w:rPr>
            </w:pPr>
          </w:p>
        </w:tc>
      </w:tr>
      <w:tr w:rsidR="00FE5084" w14:paraId="23F2491D" w14:textId="77777777" w:rsidTr="00FE5084">
        <w:tc>
          <w:tcPr>
            <w:tcW w:w="1941" w:type="dxa"/>
            <w:tcBorders>
              <w:top w:val="single" w:sz="4" w:space="0" w:color="000001"/>
              <w:left w:val="single" w:sz="4" w:space="0" w:color="000001"/>
              <w:bottom w:val="single" w:sz="4" w:space="0" w:color="000001"/>
              <w:right w:val="single" w:sz="4" w:space="0" w:color="000001"/>
            </w:tcBorders>
            <w:shd w:val="clear" w:color="auto" w:fill="CCCCCC"/>
            <w:hideMark/>
          </w:tcPr>
          <w:p w14:paraId="4FD77591" w14:textId="77777777" w:rsidR="00FE5084" w:rsidRDefault="00FD6C3D" w:rsidP="005C664D">
            <w:pPr>
              <w:suppressAutoHyphens/>
              <w:jc w:val="both"/>
              <w:rPr>
                <w:rFonts w:ascii="Times New Roman" w:eastAsia="Calibri" w:hAnsi="Times New Roman" w:cs="Times New Roman"/>
                <w:lang w:val="vi-VN"/>
              </w:rPr>
            </w:pPr>
            <w:r>
              <w:rPr>
                <w:rFonts w:ascii="Times New Roman" w:hAnsi="Times New Roman"/>
                <w:lang w:val="vi-VN"/>
              </w:rPr>
              <w:t>Yêu cầu Usecase</w:t>
            </w:r>
            <w:r w:rsidR="00FE5084">
              <w:rPr>
                <w:rFonts w:ascii="Times New Roman" w:hAnsi="Times New Roman"/>
                <w:lang w:val="vi-VN"/>
              </w:rPr>
              <w:t>:</w:t>
            </w:r>
          </w:p>
        </w:tc>
        <w:tc>
          <w:tcPr>
            <w:tcW w:w="8040" w:type="dxa"/>
            <w:gridSpan w:val="4"/>
            <w:tcBorders>
              <w:top w:val="single" w:sz="4" w:space="0" w:color="000001"/>
              <w:left w:val="single" w:sz="4" w:space="0" w:color="000001"/>
              <w:bottom w:val="single" w:sz="4" w:space="0" w:color="000001"/>
              <w:right w:val="single" w:sz="4" w:space="0" w:color="000001"/>
            </w:tcBorders>
            <w:shd w:val="clear" w:color="auto" w:fill="FFFFFF"/>
          </w:tcPr>
          <w:p w14:paraId="17C60D20" w14:textId="77777777" w:rsidR="00FE5084" w:rsidRPr="0053473B" w:rsidRDefault="00FE5084" w:rsidP="005C664D">
            <w:pPr>
              <w:suppressAutoHyphens/>
              <w:jc w:val="both"/>
              <w:rPr>
                <w:rFonts w:ascii="Times New Roman" w:eastAsia="Calibri" w:hAnsi="Times New Roman" w:cs="Times New Roman"/>
              </w:rPr>
            </w:pPr>
            <w:r>
              <w:rPr>
                <w:rFonts w:ascii="Times New Roman" w:eastAsia="Calibri" w:hAnsi="Times New Roman" w:cs="Times New Roman"/>
              </w:rPr>
              <w:t>Usecase : Xem trạng thái các thiết bị</w:t>
            </w:r>
          </w:p>
        </w:tc>
      </w:tr>
      <w:tr w:rsidR="00FE5084" w14:paraId="742650D6" w14:textId="77777777" w:rsidTr="00FE5084">
        <w:tc>
          <w:tcPr>
            <w:tcW w:w="1941" w:type="dxa"/>
            <w:tcBorders>
              <w:top w:val="single" w:sz="4" w:space="0" w:color="000001"/>
              <w:left w:val="single" w:sz="4" w:space="0" w:color="000001"/>
              <w:bottom w:val="single" w:sz="4" w:space="0" w:color="000001"/>
              <w:right w:val="single" w:sz="4" w:space="0" w:color="000001"/>
            </w:tcBorders>
            <w:shd w:val="clear" w:color="auto" w:fill="CCCCCC"/>
            <w:hideMark/>
          </w:tcPr>
          <w:p w14:paraId="20EB91C3" w14:textId="77777777" w:rsidR="00FE5084" w:rsidRDefault="00FD6C3D" w:rsidP="005C664D">
            <w:pPr>
              <w:suppressAutoHyphens/>
              <w:jc w:val="both"/>
              <w:rPr>
                <w:rFonts w:ascii="Times New Roman" w:eastAsia="Calibri" w:hAnsi="Times New Roman" w:cs="Times New Roman"/>
                <w:lang w:val="vi-VN"/>
              </w:rPr>
            </w:pPr>
            <w:r>
              <w:rPr>
                <w:rFonts w:ascii="Times New Roman" w:hAnsi="Times New Roman"/>
                <w:lang w:val="vi-VN"/>
              </w:rPr>
              <w:t>Yêu cầu đặc biệt</w:t>
            </w:r>
            <w:r w:rsidR="00FE5084">
              <w:rPr>
                <w:rFonts w:ascii="Times New Roman" w:hAnsi="Times New Roman"/>
                <w:lang w:val="vi-VN"/>
              </w:rPr>
              <w:t>:</w:t>
            </w:r>
          </w:p>
        </w:tc>
        <w:tc>
          <w:tcPr>
            <w:tcW w:w="8040" w:type="dxa"/>
            <w:gridSpan w:val="4"/>
            <w:tcBorders>
              <w:top w:val="single" w:sz="4" w:space="0" w:color="000001"/>
              <w:left w:val="single" w:sz="4" w:space="0" w:color="000001"/>
              <w:bottom w:val="single" w:sz="4" w:space="0" w:color="000001"/>
              <w:right w:val="single" w:sz="4" w:space="0" w:color="000001"/>
            </w:tcBorders>
            <w:shd w:val="clear" w:color="auto" w:fill="FFFFFF"/>
          </w:tcPr>
          <w:p w14:paraId="0843B079" w14:textId="77777777" w:rsidR="00FE5084" w:rsidRDefault="00FE5084" w:rsidP="005C664D">
            <w:pPr>
              <w:jc w:val="both"/>
              <w:rPr>
                <w:rFonts w:ascii="Times New Roman" w:eastAsia="Calibri" w:hAnsi="Times New Roman" w:cs="Times New Roman"/>
                <w:lang w:val="vi-VN"/>
              </w:rPr>
            </w:pPr>
            <w:r>
              <w:rPr>
                <w:rFonts w:ascii="Times New Roman" w:hAnsi="Times New Roman"/>
                <w:lang w:val="vi-VN"/>
              </w:rPr>
              <w:t>- Hệ thống máy chủ đang chạy ổn định</w:t>
            </w:r>
          </w:p>
          <w:p w14:paraId="27D5C223" w14:textId="77777777" w:rsidR="00FE5084" w:rsidRPr="00001168" w:rsidRDefault="00FE5084" w:rsidP="005C664D">
            <w:pPr>
              <w:jc w:val="both"/>
              <w:rPr>
                <w:rFonts w:ascii="Times New Roman" w:hAnsi="Times New Roman"/>
              </w:rPr>
            </w:pPr>
            <w:r>
              <w:rPr>
                <w:rFonts w:ascii="Times New Roman" w:hAnsi="Times New Roman"/>
              </w:rPr>
              <w:t xml:space="preserve">- Các IoT Platform và các service chạy ổn định </w:t>
            </w:r>
          </w:p>
          <w:p w14:paraId="4E858AB0" w14:textId="77777777" w:rsidR="00FE5084" w:rsidRDefault="00FE5084" w:rsidP="005C664D">
            <w:pPr>
              <w:suppressAutoHyphens/>
              <w:jc w:val="both"/>
              <w:rPr>
                <w:rFonts w:ascii="Times New Roman" w:eastAsia="Calibri" w:hAnsi="Times New Roman" w:cs="Times New Roman"/>
                <w:lang w:val="vi-VN"/>
              </w:rPr>
            </w:pPr>
          </w:p>
        </w:tc>
      </w:tr>
    </w:tbl>
    <w:p w14:paraId="32C417C1" w14:textId="63CC4D84" w:rsidR="006F5B4F" w:rsidRDefault="006F5B4F">
      <w:pPr>
        <w:rPr>
          <w:rFonts w:asciiTheme="majorHAnsi" w:eastAsiaTheme="majorEastAsia" w:hAnsiTheme="majorHAnsi" w:cs="Mangal"/>
          <w:b/>
          <w:bCs/>
          <w:color w:val="4F81BD" w:themeColor="accent1"/>
          <w:sz w:val="32"/>
          <w:szCs w:val="23"/>
        </w:rPr>
      </w:pPr>
    </w:p>
    <w:p w14:paraId="2FC6A043" w14:textId="77777777" w:rsidR="006F5B4F" w:rsidRDefault="006F5B4F">
      <w:pPr>
        <w:rPr>
          <w:rFonts w:asciiTheme="majorHAnsi" w:eastAsiaTheme="majorEastAsia" w:hAnsiTheme="majorHAnsi" w:cs="Mangal"/>
          <w:b/>
          <w:bCs/>
          <w:color w:val="4F81BD" w:themeColor="accent1"/>
          <w:sz w:val="32"/>
          <w:szCs w:val="23"/>
        </w:rPr>
      </w:pPr>
      <w:r>
        <w:rPr>
          <w:rFonts w:asciiTheme="majorHAnsi" w:eastAsiaTheme="majorEastAsia" w:hAnsiTheme="majorHAnsi" w:cs="Mangal"/>
          <w:b/>
          <w:bCs/>
          <w:color w:val="4F81BD" w:themeColor="accent1"/>
          <w:sz w:val="32"/>
          <w:szCs w:val="23"/>
        </w:rPr>
        <w:br w:type="page"/>
      </w:r>
    </w:p>
    <w:p w14:paraId="7CF805D8" w14:textId="5B23A127" w:rsidR="00AD1BDA" w:rsidRDefault="00954E68" w:rsidP="00325540">
      <w:pPr>
        <w:pStyle w:val="Heading2"/>
      </w:pPr>
      <w:bookmarkStart w:id="134" w:name="_Toc470201079"/>
      <w:r>
        <w:lastRenderedPageBreak/>
        <w:t>3.</w:t>
      </w:r>
      <w:r w:rsidR="00AD1BDA">
        <w:t xml:space="preserve"> Thiết kế lớp</w:t>
      </w:r>
      <w:bookmarkEnd w:id="134"/>
    </w:p>
    <w:p w14:paraId="2DFFFBD3" w14:textId="77777777" w:rsidR="00347541" w:rsidRPr="00347541" w:rsidRDefault="00347541" w:rsidP="00347541"/>
    <w:p w14:paraId="52052315" w14:textId="77777777" w:rsidR="00AD1BDA" w:rsidRDefault="00AD1BDA" w:rsidP="00AD1BDA">
      <w:pPr>
        <w:pStyle w:val="Style1"/>
        <w:jc w:val="both"/>
      </w:pPr>
      <w:r>
        <w:t>Biều đồ lớp tổng quát của phần back-end:</w:t>
      </w:r>
    </w:p>
    <w:p w14:paraId="3C421095" w14:textId="77777777" w:rsidR="00347541" w:rsidRDefault="00347541" w:rsidP="00AD1BDA">
      <w:pPr>
        <w:pStyle w:val="Style1"/>
        <w:jc w:val="both"/>
      </w:pPr>
    </w:p>
    <w:p w14:paraId="2A1FC0F6" w14:textId="77777777" w:rsidR="00AD1BDA" w:rsidRDefault="00AD1BDA" w:rsidP="00AD1BDA">
      <w:pPr>
        <w:pStyle w:val="Style1"/>
        <w:keepNext/>
      </w:pPr>
    </w:p>
    <w:p w14:paraId="1F3A592A" w14:textId="77777777" w:rsidR="00C0251C" w:rsidRDefault="00C0251C" w:rsidP="00C0251C">
      <w:pPr>
        <w:pStyle w:val="Style1"/>
        <w:keepNext/>
      </w:pPr>
      <w:r>
        <w:rPr>
          <w:noProof/>
          <w:lang w:eastAsia="en-US" w:bidi="ar-SA"/>
        </w:rPr>
        <w:drawing>
          <wp:inline distT="0" distB="0" distL="0" distR="0" wp14:anchorId="09BC0BB8" wp14:editId="4A3F8FEE">
            <wp:extent cx="6117020" cy="747515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png"/>
                    <pic:cNvPicPr/>
                  </pic:nvPicPr>
                  <pic:blipFill>
                    <a:blip r:embed="rId43">
                      <a:extLst>
                        <a:ext uri="{28A0092B-C50C-407E-A947-70E740481C1C}">
                          <a14:useLocalDpi xmlns:a14="http://schemas.microsoft.com/office/drawing/2010/main" val="0"/>
                        </a:ext>
                      </a:extLst>
                    </a:blip>
                    <a:stretch>
                      <a:fillRect/>
                    </a:stretch>
                  </pic:blipFill>
                  <pic:spPr>
                    <a:xfrm>
                      <a:off x="0" y="0"/>
                      <a:ext cx="6123593" cy="7483190"/>
                    </a:xfrm>
                    <a:prstGeom prst="rect">
                      <a:avLst/>
                    </a:prstGeom>
                  </pic:spPr>
                </pic:pic>
              </a:graphicData>
            </a:graphic>
          </wp:inline>
        </w:drawing>
      </w:r>
    </w:p>
    <w:p w14:paraId="3C0E2924" w14:textId="0540FF5C" w:rsidR="00347541" w:rsidRPr="00AB2915" w:rsidRDefault="00D96386" w:rsidP="00AB2915">
      <w:pPr>
        <w:pStyle w:val="Caption"/>
        <w:jc w:val="center"/>
      </w:pPr>
      <w:bookmarkStart w:id="135" w:name="_Toc470105981"/>
      <w:bookmarkStart w:id="136" w:name="_Toc470201130"/>
      <w:proofErr w:type="gramStart"/>
      <w:r>
        <w:t>Hình</w:t>
      </w:r>
      <w:r w:rsidR="00C0251C">
        <w:t xml:space="preserve"> </w:t>
      </w:r>
      <w:fldSimple w:instr=" SEQ Figure \* ARABIC ">
        <w:r w:rsidR="00F045F1">
          <w:rPr>
            <w:noProof/>
          </w:rPr>
          <w:t>25</w:t>
        </w:r>
      </w:fldSimple>
      <w:r w:rsidR="00C0251C">
        <w:t>.</w:t>
      </w:r>
      <w:proofErr w:type="gramEnd"/>
      <w:r w:rsidR="00C0251C">
        <w:t xml:space="preserve"> Biều đồ lớp của hệ thống</w:t>
      </w:r>
      <w:bookmarkEnd w:id="135"/>
      <w:bookmarkEnd w:id="136"/>
    </w:p>
    <w:p w14:paraId="41FD6855" w14:textId="14E608EF" w:rsidR="00AD1BDA" w:rsidRPr="00C0251C" w:rsidRDefault="00A14270" w:rsidP="00A14270">
      <w:pPr>
        <w:pStyle w:val="Heading3"/>
      </w:pPr>
      <w:bookmarkStart w:id="137" w:name="_Toc470201080"/>
      <w:r>
        <w:lastRenderedPageBreak/>
        <w:t xml:space="preserve">3.1 </w:t>
      </w:r>
      <w:r w:rsidR="00AD1BDA" w:rsidRPr="00C0251C">
        <w:t>Chi tiết các lớp</w:t>
      </w:r>
      <w:bookmarkEnd w:id="137"/>
    </w:p>
    <w:p w14:paraId="31985654" w14:textId="77777777" w:rsidR="00AD1BDA" w:rsidRDefault="00AD1BDA" w:rsidP="008C5CD7">
      <w:pPr>
        <w:pStyle w:val="Heading4"/>
        <w:jc w:val="both"/>
      </w:pPr>
      <w:proofErr w:type="gramStart"/>
      <w:r>
        <w:t>a</w:t>
      </w:r>
      <w:proofErr w:type="gramEnd"/>
      <w:r>
        <w:t>. Lớp Driver_base</w:t>
      </w:r>
    </w:p>
    <w:p w14:paraId="48DE6F97" w14:textId="299113FC" w:rsidR="00D4578B" w:rsidRDefault="00AD1BDA" w:rsidP="008C5CD7">
      <w:pPr>
        <w:pStyle w:val="Style1"/>
        <w:jc w:val="both"/>
      </w:pPr>
      <w:r>
        <w:t xml:space="preserve">Đây là lớp tiêu chuẩn cho các IoT Platform Driver, định nghĩa ra các phương thức </w:t>
      </w:r>
      <w:proofErr w:type="gramStart"/>
      <w:r>
        <w:t>chung</w:t>
      </w:r>
      <w:proofErr w:type="gramEnd"/>
      <w:r>
        <w:t xml:space="preserve"> cho tất cả các Driver. Dưới dây là đặc tả chi tiết các </w:t>
      </w:r>
      <w:r w:rsidRPr="00D4578B">
        <w:rPr>
          <w:b/>
        </w:rPr>
        <w:t>thuộc tính và phương thức</w:t>
      </w:r>
    </w:p>
    <w:tbl>
      <w:tblPr>
        <w:tblStyle w:val="TableGrid"/>
        <w:tblW w:w="0" w:type="auto"/>
        <w:tblLook w:val="04A0" w:firstRow="1" w:lastRow="0" w:firstColumn="1" w:lastColumn="0" w:noHBand="0" w:noVBand="1"/>
      </w:tblPr>
      <w:tblGrid>
        <w:gridCol w:w="4497"/>
        <w:gridCol w:w="4506"/>
      </w:tblGrid>
      <w:tr w:rsidR="00AD1BDA" w14:paraId="194D7FD4" w14:textId="77777777" w:rsidTr="00AD1BDA">
        <w:tc>
          <w:tcPr>
            <w:tcW w:w="4643" w:type="dxa"/>
          </w:tcPr>
          <w:p w14:paraId="186BBE7D" w14:textId="77777777" w:rsidR="00AD1BDA" w:rsidRPr="00F75BDC" w:rsidRDefault="00AD1BDA" w:rsidP="008C5CD7">
            <w:pPr>
              <w:pStyle w:val="Style1"/>
              <w:jc w:val="both"/>
              <w:rPr>
                <w:b/>
              </w:rPr>
            </w:pPr>
            <w:r w:rsidRPr="00F75BDC">
              <w:rPr>
                <w:b/>
              </w:rPr>
              <w:t>Thuộc tính</w:t>
            </w:r>
          </w:p>
        </w:tc>
        <w:tc>
          <w:tcPr>
            <w:tcW w:w="4644" w:type="dxa"/>
          </w:tcPr>
          <w:p w14:paraId="78777196" w14:textId="77777777" w:rsidR="00AD1BDA" w:rsidRPr="00F75BDC" w:rsidRDefault="00AD1BDA" w:rsidP="008C5CD7">
            <w:pPr>
              <w:pStyle w:val="Style1"/>
              <w:jc w:val="both"/>
              <w:rPr>
                <w:b/>
              </w:rPr>
            </w:pPr>
            <w:r w:rsidRPr="00F75BDC">
              <w:rPr>
                <w:b/>
              </w:rPr>
              <w:t>Giải thích</w:t>
            </w:r>
          </w:p>
        </w:tc>
      </w:tr>
      <w:tr w:rsidR="00AD1BDA" w14:paraId="18A9E092" w14:textId="77777777" w:rsidTr="00AD1BDA">
        <w:tc>
          <w:tcPr>
            <w:tcW w:w="4643" w:type="dxa"/>
          </w:tcPr>
          <w:p w14:paraId="4D2DB711" w14:textId="77777777" w:rsidR="00AD1BDA" w:rsidRDefault="00AD1BDA" w:rsidP="008C5CD7">
            <w:pPr>
              <w:pStyle w:val="Style1"/>
              <w:jc w:val="both"/>
            </w:pPr>
            <w:r>
              <w:t>host</w:t>
            </w:r>
          </w:p>
        </w:tc>
        <w:tc>
          <w:tcPr>
            <w:tcW w:w="4644" w:type="dxa"/>
          </w:tcPr>
          <w:p w14:paraId="6DD4D2DA" w14:textId="77777777" w:rsidR="00AD1BDA" w:rsidRDefault="00AD1BDA" w:rsidP="008C5CD7">
            <w:pPr>
              <w:pStyle w:val="Style1"/>
              <w:jc w:val="both"/>
            </w:pPr>
            <w:r>
              <w:t>Địa chỉ IP của Platform</w:t>
            </w:r>
          </w:p>
        </w:tc>
      </w:tr>
      <w:tr w:rsidR="00AD1BDA" w14:paraId="7DB0081C" w14:textId="77777777" w:rsidTr="00AD1BDA">
        <w:tc>
          <w:tcPr>
            <w:tcW w:w="4643" w:type="dxa"/>
          </w:tcPr>
          <w:p w14:paraId="4818FFC1" w14:textId="77777777" w:rsidR="00AD1BDA" w:rsidRDefault="00F75BDC" w:rsidP="008C5CD7">
            <w:pPr>
              <w:pStyle w:val="Style1"/>
              <w:jc w:val="both"/>
            </w:pPr>
            <w:r>
              <w:t>p</w:t>
            </w:r>
            <w:r w:rsidR="00AD1BDA">
              <w:t>ort</w:t>
            </w:r>
          </w:p>
        </w:tc>
        <w:tc>
          <w:tcPr>
            <w:tcW w:w="4644" w:type="dxa"/>
          </w:tcPr>
          <w:p w14:paraId="02186A3B" w14:textId="77777777" w:rsidR="00AD1BDA" w:rsidRDefault="00AD1BDA" w:rsidP="008C5CD7">
            <w:pPr>
              <w:pStyle w:val="Style1"/>
              <w:jc w:val="both"/>
            </w:pPr>
            <w:r>
              <w:t>Cổng của Platform</w:t>
            </w:r>
          </w:p>
        </w:tc>
      </w:tr>
      <w:tr w:rsidR="00AD1BDA" w14:paraId="151FCF58" w14:textId="77777777" w:rsidTr="00AD1BDA">
        <w:tc>
          <w:tcPr>
            <w:tcW w:w="4643" w:type="dxa"/>
          </w:tcPr>
          <w:p w14:paraId="65342098" w14:textId="77777777" w:rsidR="00AD1BDA" w:rsidRDefault="00F75BDC" w:rsidP="008C5CD7">
            <w:pPr>
              <w:pStyle w:val="Style1"/>
              <w:jc w:val="both"/>
            </w:pPr>
            <w:r>
              <w:t>url</w:t>
            </w:r>
          </w:p>
        </w:tc>
        <w:tc>
          <w:tcPr>
            <w:tcW w:w="4644" w:type="dxa"/>
          </w:tcPr>
          <w:p w14:paraId="1BD352E5" w14:textId="77777777" w:rsidR="00AD1BDA" w:rsidRDefault="00F75BDC" w:rsidP="008C5CD7">
            <w:pPr>
              <w:pStyle w:val="Style1"/>
              <w:jc w:val="both"/>
            </w:pPr>
            <w:r>
              <w:t>Địa chỉ gồm host và port</w:t>
            </w:r>
          </w:p>
        </w:tc>
      </w:tr>
    </w:tbl>
    <w:p w14:paraId="5070C927" w14:textId="77777777" w:rsidR="00F75BDC" w:rsidRDefault="00F75BDC" w:rsidP="008C5CD7">
      <w:pPr>
        <w:pStyle w:val="Style1"/>
        <w:jc w:val="both"/>
      </w:pPr>
    </w:p>
    <w:tbl>
      <w:tblPr>
        <w:tblStyle w:val="TableGrid"/>
        <w:tblW w:w="0" w:type="auto"/>
        <w:tblLook w:val="04A0" w:firstRow="1" w:lastRow="0" w:firstColumn="1" w:lastColumn="0" w:noHBand="0" w:noVBand="1"/>
      </w:tblPr>
      <w:tblGrid>
        <w:gridCol w:w="4679"/>
        <w:gridCol w:w="4324"/>
      </w:tblGrid>
      <w:tr w:rsidR="00F75BDC" w14:paraId="388E1EA4" w14:textId="77777777" w:rsidTr="00F75BDC">
        <w:tc>
          <w:tcPr>
            <w:tcW w:w="4643" w:type="dxa"/>
          </w:tcPr>
          <w:p w14:paraId="11E1AEC5" w14:textId="77777777" w:rsidR="00F75BDC" w:rsidRPr="00D4578B" w:rsidRDefault="00F75BDC" w:rsidP="008C5CD7">
            <w:pPr>
              <w:pStyle w:val="Style1"/>
              <w:jc w:val="both"/>
              <w:rPr>
                <w:b/>
              </w:rPr>
            </w:pPr>
            <w:r w:rsidRPr="00D4578B">
              <w:rPr>
                <w:b/>
              </w:rPr>
              <w:t>Phương thức</w:t>
            </w:r>
          </w:p>
        </w:tc>
        <w:tc>
          <w:tcPr>
            <w:tcW w:w="4644" w:type="dxa"/>
          </w:tcPr>
          <w:p w14:paraId="19FA7603" w14:textId="77777777" w:rsidR="00F75BDC" w:rsidRPr="00D4578B" w:rsidRDefault="00F75BDC" w:rsidP="008C5CD7">
            <w:pPr>
              <w:pStyle w:val="Style1"/>
              <w:jc w:val="both"/>
              <w:rPr>
                <w:b/>
              </w:rPr>
            </w:pPr>
            <w:r w:rsidRPr="00D4578B">
              <w:rPr>
                <w:b/>
              </w:rPr>
              <w:t>Giải thích</w:t>
            </w:r>
          </w:p>
        </w:tc>
      </w:tr>
      <w:tr w:rsidR="00F75BDC" w14:paraId="6FC4A0FE" w14:textId="77777777" w:rsidTr="00F75BDC">
        <w:tc>
          <w:tcPr>
            <w:tcW w:w="4643" w:type="dxa"/>
          </w:tcPr>
          <w:p w14:paraId="3F3A5358" w14:textId="77777777" w:rsidR="00F75BDC" w:rsidRDefault="00F75BDC" w:rsidP="008C5CD7">
            <w:pPr>
              <w:pStyle w:val="Style1"/>
              <w:jc w:val="both"/>
            </w:pPr>
            <w:r>
              <w:t>check_status</w:t>
            </w:r>
            <w:r w:rsidR="00F75CAE">
              <w:t>()</w:t>
            </w:r>
          </w:p>
        </w:tc>
        <w:tc>
          <w:tcPr>
            <w:tcW w:w="4644" w:type="dxa"/>
          </w:tcPr>
          <w:p w14:paraId="3B9C21AC" w14:textId="77777777" w:rsidR="00F75BDC" w:rsidRDefault="00F75BDC" w:rsidP="008C5CD7">
            <w:pPr>
              <w:pStyle w:val="Style1"/>
              <w:jc w:val="both"/>
            </w:pPr>
            <w:r>
              <w:t>Kiểm tra xem hệ thống có đang chạy bình thường  hay không</w:t>
            </w:r>
          </w:p>
        </w:tc>
      </w:tr>
      <w:tr w:rsidR="00F75BDC" w14:paraId="50F46007" w14:textId="77777777" w:rsidTr="00F75BDC">
        <w:tc>
          <w:tcPr>
            <w:tcW w:w="4643" w:type="dxa"/>
          </w:tcPr>
          <w:p w14:paraId="6561247C" w14:textId="77777777" w:rsidR="00F75BDC" w:rsidRDefault="00F75BDC" w:rsidP="008C5CD7">
            <w:pPr>
              <w:pStyle w:val="Style1"/>
              <w:jc w:val="both"/>
            </w:pPr>
            <w:r>
              <w:t>get_states_resource</w:t>
            </w:r>
            <w:r w:rsidR="00F75CAE">
              <w:t>()</w:t>
            </w:r>
          </w:p>
        </w:tc>
        <w:tc>
          <w:tcPr>
            <w:tcW w:w="4644" w:type="dxa"/>
          </w:tcPr>
          <w:p w14:paraId="5AC19EC2" w14:textId="77777777" w:rsidR="00F75BDC" w:rsidRDefault="00F75BDC" w:rsidP="008C5CD7">
            <w:pPr>
              <w:pStyle w:val="Style1"/>
              <w:jc w:val="both"/>
            </w:pPr>
            <w:r>
              <w:t>Gọi đến API của IoT Platform để lấy thông tin của các sensor dưới dạng XML, JSON….</w:t>
            </w:r>
          </w:p>
        </w:tc>
      </w:tr>
      <w:tr w:rsidR="00F75BDC" w14:paraId="4B92744A" w14:textId="77777777" w:rsidTr="00F75BDC">
        <w:tc>
          <w:tcPr>
            <w:tcW w:w="4643" w:type="dxa"/>
          </w:tcPr>
          <w:p w14:paraId="4A14C76E" w14:textId="77777777" w:rsidR="00F75BDC" w:rsidRDefault="00F75BDC" w:rsidP="008C5CD7">
            <w:pPr>
              <w:pStyle w:val="Style1"/>
              <w:jc w:val="both"/>
            </w:pPr>
            <w:r>
              <w:t>get_states_resource_by_name(name)</w:t>
            </w:r>
          </w:p>
        </w:tc>
        <w:tc>
          <w:tcPr>
            <w:tcW w:w="4644" w:type="dxa"/>
          </w:tcPr>
          <w:p w14:paraId="1A33AD77" w14:textId="77777777" w:rsidR="00F75BDC" w:rsidRDefault="00F75BDC" w:rsidP="008C5CD7">
            <w:pPr>
              <w:pStyle w:val="Style1"/>
              <w:jc w:val="both"/>
            </w:pPr>
            <w:r>
              <w:t>Gọi đến API của IoT Platform để lấy thông tin của 1 sensor chỉ định, dữ liệu trả về dạng XML, JSON…..</w:t>
            </w:r>
          </w:p>
        </w:tc>
      </w:tr>
      <w:tr w:rsidR="00F75BDC" w14:paraId="627B3E6B" w14:textId="77777777" w:rsidTr="00F75BDC">
        <w:tc>
          <w:tcPr>
            <w:tcW w:w="4643" w:type="dxa"/>
          </w:tcPr>
          <w:p w14:paraId="4C840E5A" w14:textId="77777777" w:rsidR="00F75BDC" w:rsidRPr="00F75BDC" w:rsidRDefault="00F75BDC" w:rsidP="008C5CD7">
            <w:pPr>
              <w:pStyle w:val="Style1"/>
              <w:jc w:val="both"/>
            </w:pPr>
            <w:r w:rsidRPr="00F75BDC">
              <w:t>get_all_sensors_infomation</w:t>
            </w:r>
            <w:r w:rsidR="00F75CAE">
              <w:t>()</w:t>
            </w:r>
          </w:p>
        </w:tc>
        <w:tc>
          <w:tcPr>
            <w:tcW w:w="4644" w:type="dxa"/>
          </w:tcPr>
          <w:p w14:paraId="012779E0" w14:textId="77777777" w:rsidR="00F75BDC" w:rsidRDefault="00F75BDC" w:rsidP="008C5CD7">
            <w:pPr>
              <w:pStyle w:val="Style1"/>
              <w:jc w:val="both"/>
            </w:pPr>
            <w:r>
              <w:t>Xử</w:t>
            </w:r>
            <w:r w:rsidR="00AB0B27">
              <w:t xml:space="preserve"> lý dữ liệu đã</w:t>
            </w:r>
            <w:r>
              <w:t xml:space="preserve"> lấy được ở get_states_</w:t>
            </w:r>
            <w:proofErr w:type="gramStart"/>
            <w:r>
              <w:t>resource(</w:t>
            </w:r>
            <w:proofErr w:type="gramEnd"/>
            <w:r>
              <w:t>) và trả về dưới dạng mảng 2 chiều [[id, state, type]…..]</w:t>
            </w:r>
          </w:p>
        </w:tc>
      </w:tr>
      <w:tr w:rsidR="00F75BDC" w14:paraId="395C9571" w14:textId="77777777" w:rsidTr="00F75BDC">
        <w:tc>
          <w:tcPr>
            <w:tcW w:w="4643" w:type="dxa"/>
          </w:tcPr>
          <w:p w14:paraId="2D1689FB" w14:textId="77777777" w:rsidR="00F75BDC" w:rsidRDefault="00F75BDC" w:rsidP="008C5CD7">
            <w:pPr>
              <w:pStyle w:val="Style1"/>
              <w:jc w:val="both"/>
            </w:pPr>
            <w:r w:rsidRPr="00F75BDC">
              <w:t>get_all_sensors_infomation</w:t>
            </w:r>
            <w:r>
              <w:t>_by_type</w:t>
            </w:r>
            <w:r w:rsidR="00F75CAE">
              <w:t>(type)</w:t>
            </w:r>
          </w:p>
        </w:tc>
        <w:tc>
          <w:tcPr>
            <w:tcW w:w="4644" w:type="dxa"/>
          </w:tcPr>
          <w:p w14:paraId="54B831D5" w14:textId="77777777" w:rsidR="00F75BDC" w:rsidRDefault="00AB0B27" w:rsidP="008C5CD7">
            <w:pPr>
              <w:pStyle w:val="Style1"/>
              <w:jc w:val="both"/>
            </w:pPr>
            <w:r>
              <w:t>Xử lý dữ liệu đã lấy được ở get_states_</w:t>
            </w:r>
            <w:proofErr w:type="gramStart"/>
            <w:r>
              <w:t>resource(</w:t>
            </w:r>
            <w:proofErr w:type="gramEnd"/>
            <w:r>
              <w:t>), lọc theo kiểu sensor và trả về dưới dạng mảng 2 chiều [[id, state, type]…..]</w:t>
            </w:r>
          </w:p>
        </w:tc>
      </w:tr>
      <w:tr w:rsidR="00F75BDC" w14:paraId="79314F69" w14:textId="77777777" w:rsidTr="00F75BDC">
        <w:tc>
          <w:tcPr>
            <w:tcW w:w="4643" w:type="dxa"/>
          </w:tcPr>
          <w:p w14:paraId="2FDDDA75" w14:textId="77777777" w:rsidR="00F75BDC" w:rsidRDefault="00F75CAE" w:rsidP="008C5CD7">
            <w:pPr>
              <w:pStyle w:val="Style1"/>
              <w:jc w:val="both"/>
            </w:pPr>
            <w:r>
              <w:t>get_sensor_state(entity_id)</w:t>
            </w:r>
          </w:p>
        </w:tc>
        <w:tc>
          <w:tcPr>
            <w:tcW w:w="4644" w:type="dxa"/>
          </w:tcPr>
          <w:p w14:paraId="6D127C23" w14:textId="77777777" w:rsidR="00F75BDC" w:rsidRDefault="00F75CAE" w:rsidP="008C5CD7">
            <w:pPr>
              <w:pStyle w:val="Style1"/>
              <w:jc w:val="both"/>
            </w:pPr>
            <w:r>
              <w:t>Trả về trạng thái của thiết bị có id trùng khớp</w:t>
            </w:r>
          </w:p>
        </w:tc>
      </w:tr>
      <w:tr w:rsidR="00F75CAE" w14:paraId="2E886032" w14:textId="77777777" w:rsidTr="00F75BDC">
        <w:tc>
          <w:tcPr>
            <w:tcW w:w="4643" w:type="dxa"/>
          </w:tcPr>
          <w:p w14:paraId="73C0635B" w14:textId="77777777" w:rsidR="00F75CAE" w:rsidRDefault="00F75CAE" w:rsidP="008C5CD7">
            <w:pPr>
              <w:pStyle w:val="Style1"/>
              <w:jc w:val="both"/>
            </w:pPr>
            <w:r>
              <w:t>Set_sensor_state(entity_id, state)</w:t>
            </w:r>
          </w:p>
        </w:tc>
        <w:tc>
          <w:tcPr>
            <w:tcW w:w="4644" w:type="dxa"/>
          </w:tcPr>
          <w:p w14:paraId="36B08FC6" w14:textId="77777777" w:rsidR="00F75CAE" w:rsidRDefault="00F75CAE" w:rsidP="008C5CD7">
            <w:pPr>
              <w:pStyle w:val="Style1"/>
              <w:jc w:val="both"/>
            </w:pPr>
            <w:r>
              <w:t>Thiết lập trạng thái cho thiết bị có entity_id trùng khớp về “state”</w:t>
            </w:r>
          </w:p>
        </w:tc>
      </w:tr>
    </w:tbl>
    <w:p w14:paraId="49E82469" w14:textId="77777777" w:rsidR="00FE0E21" w:rsidRDefault="00FE0E21" w:rsidP="00D4578B">
      <w:pPr>
        <w:pStyle w:val="Heading4"/>
      </w:pPr>
      <w:proofErr w:type="gramStart"/>
      <w:r>
        <w:t>b</w:t>
      </w:r>
      <w:proofErr w:type="gramEnd"/>
      <w:r>
        <w:t>, Hai lớp home-assistant và openhab</w:t>
      </w:r>
    </w:p>
    <w:p w14:paraId="69C9BCF0" w14:textId="77777777" w:rsidR="00FE0E21" w:rsidRDefault="00FE0E21" w:rsidP="008C5CD7">
      <w:pPr>
        <w:pStyle w:val="Style1"/>
        <w:jc w:val="both"/>
      </w:pPr>
      <w:r>
        <w:t>Hai lớp này kế thừa toàn bộ các thuộc tính và phương thức của lớp Driver_base, và @override lại toàn bộ các phương thức được kế thừa để thích ứng với từng IoT Platform</w:t>
      </w:r>
    </w:p>
    <w:p w14:paraId="7B62397F" w14:textId="77777777" w:rsidR="00FE0E21" w:rsidRDefault="00D4578B" w:rsidP="00D4578B">
      <w:pPr>
        <w:pStyle w:val="Heading4"/>
      </w:pPr>
      <w:proofErr w:type="gramStart"/>
      <w:r>
        <w:t>c</w:t>
      </w:r>
      <w:proofErr w:type="gramEnd"/>
      <w:r w:rsidR="00FE0E21">
        <w:t>, Scheduler</w:t>
      </w:r>
    </w:p>
    <w:p w14:paraId="0244B613" w14:textId="77777777" w:rsidR="00FE0E21" w:rsidRDefault="00FE0E21" w:rsidP="008C5CD7">
      <w:pPr>
        <w:pStyle w:val="Style1"/>
        <w:jc w:val="both"/>
      </w:pPr>
      <w:proofErr w:type="gramStart"/>
      <w:r>
        <w:t>Lớp này cung cấp chức năng hẹn giờ cho một hàm, các đối tượng thuộc lớp này sẽ nhận đầu vào là một hàm và thời gian quay vòng để thực hiện hàm đó.</w:t>
      </w:r>
      <w:proofErr w:type="gramEnd"/>
      <w:r w:rsidR="008C5CD7">
        <w:t xml:space="preserve"> Mục đích chính của Scheduler là để gọi đến phương thức </w:t>
      </w:r>
      <w:proofErr w:type="gramStart"/>
      <w:r w:rsidR="008C5CD7">
        <w:t>thu</w:t>
      </w:r>
      <w:proofErr w:type="gramEnd"/>
      <w:r w:rsidR="008C5CD7">
        <w:t xml:space="preserve"> thập dữ liệu và cập nhật vào trong csdl</w:t>
      </w:r>
    </w:p>
    <w:p w14:paraId="2109B0F9" w14:textId="77777777" w:rsidR="00FE0E21" w:rsidRPr="00D4578B" w:rsidRDefault="00FE0E21" w:rsidP="008C5CD7">
      <w:pPr>
        <w:pStyle w:val="Style1"/>
        <w:jc w:val="both"/>
        <w:rPr>
          <w:b/>
        </w:rPr>
      </w:pPr>
      <w:r w:rsidRPr="00D4578B">
        <w:rPr>
          <w:b/>
        </w:rPr>
        <w:t>Đặc tả thuộc tính</w:t>
      </w:r>
      <w:r w:rsidR="008C5CD7" w:rsidRPr="00D4578B">
        <w:rPr>
          <w:b/>
        </w:rPr>
        <w:t>:</w:t>
      </w:r>
      <w:r w:rsidRPr="00D4578B">
        <w:rPr>
          <w:b/>
        </w:rPr>
        <w:t xml:space="preserve"> </w:t>
      </w:r>
    </w:p>
    <w:tbl>
      <w:tblPr>
        <w:tblStyle w:val="TableGrid"/>
        <w:tblW w:w="0" w:type="auto"/>
        <w:tblLook w:val="04A0" w:firstRow="1" w:lastRow="0" w:firstColumn="1" w:lastColumn="0" w:noHBand="0" w:noVBand="1"/>
      </w:tblPr>
      <w:tblGrid>
        <w:gridCol w:w="4501"/>
        <w:gridCol w:w="4502"/>
      </w:tblGrid>
      <w:tr w:rsidR="00FE0E21" w14:paraId="281A61A3" w14:textId="77777777" w:rsidTr="00FE0E21">
        <w:tc>
          <w:tcPr>
            <w:tcW w:w="4643" w:type="dxa"/>
          </w:tcPr>
          <w:p w14:paraId="0BD71189" w14:textId="77777777" w:rsidR="00FE0E21" w:rsidRPr="00D4578B" w:rsidRDefault="00FE0E21" w:rsidP="008C5CD7">
            <w:pPr>
              <w:pStyle w:val="Style1"/>
              <w:jc w:val="both"/>
              <w:rPr>
                <w:b/>
              </w:rPr>
            </w:pPr>
            <w:r w:rsidRPr="00D4578B">
              <w:rPr>
                <w:b/>
              </w:rPr>
              <w:t>Thuộc tính</w:t>
            </w:r>
          </w:p>
        </w:tc>
        <w:tc>
          <w:tcPr>
            <w:tcW w:w="4644" w:type="dxa"/>
          </w:tcPr>
          <w:p w14:paraId="54C86D6A" w14:textId="77777777" w:rsidR="00FE0E21" w:rsidRPr="00D4578B" w:rsidRDefault="00FE0E21" w:rsidP="008C5CD7">
            <w:pPr>
              <w:pStyle w:val="Style1"/>
              <w:jc w:val="both"/>
              <w:rPr>
                <w:b/>
              </w:rPr>
            </w:pPr>
            <w:r w:rsidRPr="00D4578B">
              <w:rPr>
                <w:b/>
              </w:rPr>
              <w:t>Đặc tả</w:t>
            </w:r>
          </w:p>
        </w:tc>
      </w:tr>
      <w:tr w:rsidR="00FE0E21" w14:paraId="529CCF97" w14:textId="77777777" w:rsidTr="00FE0E21">
        <w:tc>
          <w:tcPr>
            <w:tcW w:w="4643" w:type="dxa"/>
          </w:tcPr>
          <w:p w14:paraId="172073CC" w14:textId="77777777" w:rsidR="00FE0E21" w:rsidRDefault="008C5CD7" w:rsidP="008C5CD7">
            <w:pPr>
              <w:pStyle w:val="Style1"/>
              <w:jc w:val="both"/>
            </w:pPr>
            <w:r>
              <w:t>sleep_time</w:t>
            </w:r>
          </w:p>
        </w:tc>
        <w:tc>
          <w:tcPr>
            <w:tcW w:w="4644" w:type="dxa"/>
          </w:tcPr>
          <w:p w14:paraId="53071AD2" w14:textId="77777777" w:rsidR="00FE0E21" w:rsidRDefault="008C5CD7" w:rsidP="008C5CD7">
            <w:pPr>
              <w:pStyle w:val="Style1"/>
              <w:jc w:val="both"/>
            </w:pPr>
            <w:r>
              <w:t>Biến thời gian được truyền vào, sau một khoảng sleep_time nhất định sẽ thực hiện gọi đến phương thức funtion()</w:t>
            </w:r>
          </w:p>
        </w:tc>
      </w:tr>
    </w:tbl>
    <w:p w14:paraId="64D4C3DF" w14:textId="77777777" w:rsidR="00FE0E21" w:rsidRDefault="00FE0E21" w:rsidP="008C5CD7">
      <w:pPr>
        <w:pStyle w:val="Style1"/>
        <w:jc w:val="both"/>
      </w:pPr>
    </w:p>
    <w:p w14:paraId="516B310E" w14:textId="77777777" w:rsidR="00FE0E21" w:rsidRPr="00D4578B" w:rsidRDefault="008C5CD7" w:rsidP="008C5CD7">
      <w:pPr>
        <w:pStyle w:val="Style1"/>
        <w:jc w:val="both"/>
        <w:rPr>
          <w:b/>
        </w:rPr>
      </w:pPr>
      <w:r w:rsidRPr="00D4578B">
        <w:rPr>
          <w:b/>
        </w:rPr>
        <w:t>Đặc tả các phương thức:</w:t>
      </w:r>
    </w:p>
    <w:tbl>
      <w:tblPr>
        <w:tblStyle w:val="TableGrid"/>
        <w:tblW w:w="0" w:type="auto"/>
        <w:tblLook w:val="04A0" w:firstRow="1" w:lastRow="0" w:firstColumn="1" w:lastColumn="0" w:noHBand="0" w:noVBand="1"/>
      </w:tblPr>
      <w:tblGrid>
        <w:gridCol w:w="4505"/>
        <w:gridCol w:w="4498"/>
      </w:tblGrid>
      <w:tr w:rsidR="00FE0E21" w14:paraId="6D11C03D" w14:textId="77777777" w:rsidTr="00FE0E21">
        <w:tc>
          <w:tcPr>
            <w:tcW w:w="4643" w:type="dxa"/>
          </w:tcPr>
          <w:p w14:paraId="1845C745" w14:textId="77777777" w:rsidR="00FE0E21" w:rsidRDefault="00FE0E21" w:rsidP="008C5CD7">
            <w:pPr>
              <w:pStyle w:val="Style1"/>
              <w:jc w:val="both"/>
            </w:pPr>
            <w:r>
              <w:t>Phương thức</w:t>
            </w:r>
          </w:p>
        </w:tc>
        <w:tc>
          <w:tcPr>
            <w:tcW w:w="4644" w:type="dxa"/>
          </w:tcPr>
          <w:p w14:paraId="47FA6C18" w14:textId="77777777" w:rsidR="00FE0E21" w:rsidRDefault="00FE0E21" w:rsidP="008C5CD7">
            <w:pPr>
              <w:pStyle w:val="Style1"/>
              <w:jc w:val="both"/>
            </w:pPr>
            <w:r>
              <w:t>Đặc tả</w:t>
            </w:r>
          </w:p>
        </w:tc>
      </w:tr>
      <w:tr w:rsidR="00FE0E21" w14:paraId="66220BFC" w14:textId="77777777" w:rsidTr="00FE0E21">
        <w:tc>
          <w:tcPr>
            <w:tcW w:w="4643" w:type="dxa"/>
          </w:tcPr>
          <w:p w14:paraId="5D08D719" w14:textId="77777777" w:rsidR="00FE0E21" w:rsidRDefault="008C5CD7" w:rsidP="008C5CD7">
            <w:pPr>
              <w:pStyle w:val="Style1"/>
              <w:jc w:val="both"/>
            </w:pPr>
            <w:r>
              <w:t>start</w:t>
            </w:r>
            <w:r w:rsidR="00FE0E21">
              <w:t>()</w:t>
            </w:r>
          </w:p>
        </w:tc>
        <w:tc>
          <w:tcPr>
            <w:tcW w:w="4644" w:type="dxa"/>
          </w:tcPr>
          <w:p w14:paraId="3730CC80" w14:textId="77777777" w:rsidR="00FE0E21" w:rsidRDefault="008C5CD7" w:rsidP="008C5CD7">
            <w:pPr>
              <w:pStyle w:val="Style1"/>
              <w:jc w:val="both"/>
            </w:pPr>
            <w:r>
              <w:t>Khởi chạy lần đầu</w:t>
            </w:r>
          </w:p>
        </w:tc>
      </w:tr>
      <w:tr w:rsidR="00FE0E21" w14:paraId="590F1766" w14:textId="77777777" w:rsidTr="00FE0E21">
        <w:tc>
          <w:tcPr>
            <w:tcW w:w="4643" w:type="dxa"/>
          </w:tcPr>
          <w:p w14:paraId="4332B94F" w14:textId="77777777" w:rsidR="00FE0E21" w:rsidRDefault="008C5CD7" w:rsidP="008C5CD7">
            <w:pPr>
              <w:pStyle w:val="Style1"/>
              <w:jc w:val="both"/>
            </w:pPr>
            <w:r>
              <w:t>run()</w:t>
            </w:r>
          </w:p>
        </w:tc>
        <w:tc>
          <w:tcPr>
            <w:tcW w:w="4644" w:type="dxa"/>
          </w:tcPr>
          <w:p w14:paraId="0BFBE1B8" w14:textId="77777777" w:rsidR="00FE0E21" w:rsidRDefault="008C5CD7" w:rsidP="008C5CD7">
            <w:pPr>
              <w:pStyle w:val="Style1"/>
              <w:jc w:val="both"/>
            </w:pPr>
            <w:r>
              <w:t>Sau khi bị gọi thì sẽ chạy theo cài đặt sẵn</w:t>
            </w:r>
          </w:p>
        </w:tc>
      </w:tr>
      <w:tr w:rsidR="00FE0E21" w14:paraId="568A528B" w14:textId="77777777" w:rsidTr="00FE0E21">
        <w:tc>
          <w:tcPr>
            <w:tcW w:w="4643" w:type="dxa"/>
          </w:tcPr>
          <w:p w14:paraId="33018FCD" w14:textId="77777777" w:rsidR="00FE0E21" w:rsidRDefault="008C5CD7" w:rsidP="008C5CD7">
            <w:pPr>
              <w:pStyle w:val="Style1"/>
              <w:jc w:val="both"/>
            </w:pPr>
            <w:r>
              <w:t>stop()</w:t>
            </w:r>
          </w:p>
        </w:tc>
        <w:tc>
          <w:tcPr>
            <w:tcW w:w="4644" w:type="dxa"/>
          </w:tcPr>
          <w:p w14:paraId="5DF68CF4" w14:textId="77777777" w:rsidR="00FE0E21" w:rsidRDefault="008C5CD7" w:rsidP="008C5CD7">
            <w:pPr>
              <w:pStyle w:val="Style1"/>
              <w:jc w:val="both"/>
            </w:pPr>
            <w:r>
              <w:t>Dừng vòng lặp</w:t>
            </w:r>
          </w:p>
        </w:tc>
      </w:tr>
    </w:tbl>
    <w:p w14:paraId="138D7989" w14:textId="77777777" w:rsidR="00FE0E21" w:rsidRDefault="00FE0E21" w:rsidP="00AD1BDA">
      <w:pPr>
        <w:pStyle w:val="Style1"/>
      </w:pPr>
    </w:p>
    <w:p w14:paraId="357C4AD9" w14:textId="77777777" w:rsidR="008C5CD7" w:rsidRDefault="00D4578B" w:rsidP="00D4578B">
      <w:pPr>
        <w:pStyle w:val="Heading4"/>
      </w:pPr>
      <w:proofErr w:type="gramStart"/>
      <w:r>
        <w:t>d</w:t>
      </w:r>
      <w:proofErr w:type="gramEnd"/>
      <w:r w:rsidR="008C5CD7">
        <w:t>, Drive_client</w:t>
      </w:r>
    </w:p>
    <w:p w14:paraId="7C5024A5" w14:textId="77777777" w:rsidR="008C5CD7" w:rsidRDefault="008C5CD7" w:rsidP="008C5CD7">
      <w:pPr>
        <w:pStyle w:val="Style1"/>
        <w:jc w:val="both"/>
      </w:pPr>
      <w:proofErr w:type="gramStart"/>
      <w:r>
        <w:t>Một đối tượng drive_client sẽ đại diện cho một IoT Pllatform được cài đặt ở phía dưới.</w:t>
      </w:r>
      <w:proofErr w:type="gramEnd"/>
      <w:r>
        <w:t xml:space="preserve"> </w:t>
      </w:r>
      <w:proofErr w:type="gramStart"/>
      <w:r>
        <w:t>Trong mỗi Drive_client sẽ có chưa driver của IoT Platform tương ứng (Vì một driver co thể được dùng cho nhiều client, nên cần tách Drive_client riêng ra).</w:t>
      </w:r>
      <w:proofErr w:type="gramEnd"/>
    </w:p>
    <w:p w14:paraId="299AC887" w14:textId="77777777" w:rsidR="008C5CD7" w:rsidRPr="00D4578B" w:rsidRDefault="008C5CD7" w:rsidP="008C5CD7">
      <w:pPr>
        <w:pStyle w:val="Style1"/>
        <w:jc w:val="both"/>
        <w:rPr>
          <w:b/>
        </w:rPr>
      </w:pPr>
      <w:r w:rsidRPr="00D4578B">
        <w:rPr>
          <w:b/>
        </w:rPr>
        <w:t>Đặc tả về thuộc tính:</w:t>
      </w:r>
    </w:p>
    <w:tbl>
      <w:tblPr>
        <w:tblStyle w:val="TableGrid"/>
        <w:tblW w:w="0" w:type="auto"/>
        <w:tblLook w:val="04A0" w:firstRow="1" w:lastRow="0" w:firstColumn="1" w:lastColumn="0" w:noHBand="0" w:noVBand="1"/>
      </w:tblPr>
      <w:tblGrid>
        <w:gridCol w:w="4487"/>
        <w:gridCol w:w="4516"/>
      </w:tblGrid>
      <w:tr w:rsidR="008C5CD7" w14:paraId="4463AB1E" w14:textId="77777777" w:rsidTr="008C5CD7">
        <w:tc>
          <w:tcPr>
            <w:tcW w:w="4643" w:type="dxa"/>
          </w:tcPr>
          <w:p w14:paraId="320B9CD0" w14:textId="77777777" w:rsidR="008C5CD7" w:rsidRDefault="008C5CD7" w:rsidP="008C5CD7">
            <w:pPr>
              <w:pStyle w:val="Style1"/>
              <w:jc w:val="both"/>
            </w:pPr>
            <w:r>
              <w:t>Thuộc tính</w:t>
            </w:r>
          </w:p>
        </w:tc>
        <w:tc>
          <w:tcPr>
            <w:tcW w:w="4644" w:type="dxa"/>
          </w:tcPr>
          <w:p w14:paraId="028BB321" w14:textId="77777777" w:rsidR="008C5CD7" w:rsidRDefault="008C5CD7" w:rsidP="008C5CD7">
            <w:pPr>
              <w:pStyle w:val="Style1"/>
              <w:jc w:val="both"/>
            </w:pPr>
            <w:r>
              <w:t>Đặc tả</w:t>
            </w:r>
          </w:p>
        </w:tc>
      </w:tr>
      <w:tr w:rsidR="008C5CD7" w14:paraId="0D066693" w14:textId="77777777" w:rsidTr="008C5CD7">
        <w:tc>
          <w:tcPr>
            <w:tcW w:w="4643" w:type="dxa"/>
          </w:tcPr>
          <w:p w14:paraId="3EA8653C" w14:textId="77777777" w:rsidR="008C5CD7" w:rsidRDefault="008C5CD7" w:rsidP="008C5CD7">
            <w:pPr>
              <w:pStyle w:val="Style1"/>
              <w:jc w:val="both"/>
            </w:pPr>
            <w:r>
              <w:t>driver</w:t>
            </w:r>
          </w:p>
        </w:tc>
        <w:tc>
          <w:tcPr>
            <w:tcW w:w="4644" w:type="dxa"/>
          </w:tcPr>
          <w:p w14:paraId="5D407647" w14:textId="77777777" w:rsidR="008C5CD7" w:rsidRDefault="008C5CD7" w:rsidP="008C5CD7">
            <w:pPr>
              <w:pStyle w:val="Style1"/>
              <w:jc w:val="both"/>
            </w:pPr>
            <w:r>
              <w:t>Đây là driver tương ứng được truyền vào từ constructor()</w:t>
            </w:r>
          </w:p>
        </w:tc>
      </w:tr>
      <w:tr w:rsidR="008C5CD7" w14:paraId="0EEF535F" w14:textId="77777777" w:rsidTr="008C5CD7">
        <w:tc>
          <w:tcPr>
            <w:tcW w:w="4643" w:type="dxa"/>
          </w:tcPr>
          <w:p w14:paraId="4999D4A4" w14:textId="77777777" w:rsidR="008C5CD7" w:rsidRDefault="008C5CD7" w:rsidP="008C5CD7">
            <w:pPr>
              <w:pStyle w:val="Style1"/>
              <w:jc w:val="both"/>
            </w:pPr>
            <w:r>
              <w:t>host</w:t>
            </w:r>
          </w:p>
        </w:tc>
        <w:tc>
          <w:tcPr>
            <w:tcW w:w="4644" w:type="dxa"/>
          </w:tcPr>
          <w:p w14:paraId="2D7F7D1B" w14:textId="77777777" w:rsidR="008C5CD7" w:rsidRDefault="008C5CD7" w:rsidP="008C5CD7">
            <w:pPr>
              <w:pStyle w:val="Style1"/>
              <w:jc w:val="both"/>
            </w:pPr>
            <w:r>
              <w:t>Địa chỉ IP của IoT Platform</w:t>
            </w:r>
          </w:p>
        </w:tc>
      </w:tr>
      <w:tr w:rsidR="008C5CD7" w14:paraId="00E5319F" w14:textId="77777777" w:rsidTr="008C5CD7">
        <w:tc>
          <w:tcPr>
            <w:tcW w:w="4643" w:type="dxa"/>
          </w:tcPr>
          <w:p w14:paraId="0E5E1FD5" w14:textId="77777777" w:rsidR="008C5CD7" w:rsidRDefault="008C5CD7" w:rsidP="008C5CD7">
            <w:pPr>
              <w:pStyle w:val="Style1"/>
              <w:jc w:val="both"/>
            </w:pPr>
            <w:r>
              <w:t>port</w:t>
            </w:r>
          </w:p>
        </w:tc>
        <w:tc>
          <w:tcPr>
            <w:tcW w:w="4644" w:type="dxa"/>
          </w:tcPr>
          <w:p w14:paraId="4BF7EA52" w14:textId="77777777" w:rsidR="008C5CD7" w:rsidRDefault="008C5CD7" w:rsidP="008C5CD7">
            <w:pPr>
              <w:pStyle w:val="Style1"/>
              <w:jc w:val="both"/>
            </w:pPr>
            <w:r>
              <w:t>Địa chỉ cổng của IoT Platform</w:t>
            </w:r>
          </w:p>
        </w:tc>
      </w:tr>
    </w:tbl>
    <w:p w14:paraId="73AD4E77" w14:textId="77777777" w:rsidR="008C5CD7" w:rsidRDefault="008C5CD7" w:rsidP="008C5CD7">
      <w:pPr>
        <w:pStyle w:val="Style1"/>
        <w:jc w:val="both"/>
      </w:pPr>
    </w:p>
    <w:p w14:paraId="5AA823CA" w14:textId="77777777" w:rsidR="008C5CD7" w:rsidRDefault="00D4578B" w:rsidP="00D4578B">
      <w:pPr>
        <w:pStyle w:val="Heading4"/>
      </w:pPr>
      <w:proofErr w:type="gramStart"/>
      <w:r>
        <w:t>e</w:t>
      </w:r>
      <w:proofErr w:type="gramEnd"/>
      <w:r w:rsidR="008C5CD7">
        <w:t>, Data_recoder</w:t>
      </w:r>
    </w:p>
    <w:p w14:paraId="7F71EBCC" w14:textId="77777777" w:rsidR="00754547" w:rsidRDefault="00754547" w:rsidP="008C5CD7">
      <w:pPr>
        <w:pStyle w:val="Style1"/>
        <w:jc w:val="both"/>
      </w:pPr>
      <w:r>
        <w:t>Đối tượng Data_recoder có 2 chức năng chính:</w:t>
      </w:r>
    </w:p>
    <w:p w14:paraId="506FF522" w14:textId="77777777" w:rsidR="00754547" w:rsidRDefault="00D62D68" w:rsidP="00754547">
      <w:pPr>
        <w:pStyle w:val="Style1"/>
        <w:numPr>
          <w:ilvl w:val="0"/>
          <w:numId w:val="5"/>
        </w:numPr>
        <w:jc w:val="both"/>
      </w:pPr>
      <w:r>
        <w:t>Gọi đến các hàm ở danh sách các Drive_client để truy vấn dữ liệu</w:t>
      </w:r>
      <w:r>
        <w:tab/>
      </w:r>
    </w:p>
    <w:p w14:paraId="721BF549" w14:textId="77777777" w:rsidR="00754547" w:rsidRDefault="00754547" w:rsidP="00754547">
      <w:pPr>
        <w:pStyle w:val="Style1"/>
        <w:numPr>
          <w:ilvl w:val="0"/>
          <w:numId w:val="5"/>
        </w:numPr>
        <w:jc w:val="both"/>
      </w:pPr>
      <w:r>
        <w:t>Cài đặt và kết nối tới Influxdb</w:t>
      </w:r>
      <w:r w:rsidR="00D62D68">
        <w:t>, thêm dữ liệu truy vấn được ở phía trên vào InfluxDB</w:t>
      </w:r>
    </w:p>
    <w:p w14:paraId="359DECDA" w14:textId="77777777" w:rsidR="00D62D68" w:rsidRPr="00D4578B" w:rsidRDefault="00D62D68" w:rsidP="00D62D68">
      <w:pPr>
        <w:pStyle w:val="Style1"/>
        <w:jc w:val="both"/>
        <w:rPr>
          <w:b/>
        </w:rPr>
      </w:pPr>
      <w:r w:rsidRPr="00D4578B">
        <w:rPr>
          <w:b/>
        </w:rPr>
        <w:t>Đặc tả Thuộc tính</w:t>
      </w:r>
    </w:p>
    <w:tbl>
      <w:tblPr>
        <w:tblStyle w:val="TableGrid"/>
        <w:tblW w:w="0" w:type="auto"/>
        <w:tblLook w:val="04A0" w:firstRow="1" w:lastRow="0" w:firstColumn="1" w:lastColumn="0" w:noHBand="0" w:noVBand="1"/>
      </w:tblPr>
      <w:tblGrid>
        <w:gridCol w:w="4502"/>
        <w:gridCol w:w="4501"/>
      </w:tblGrid>
      <w:tr w:rsidR="00D62D68" w14:paraId="34C2F2D1" w14:textId="77777777" w:rsidTr="00D62D68">
        <w:tc>
          <w:tcPr>
            <w:tcW w:w="4643" w:type="dxa"/>
          </w:tcPr>
          <w:p w14:paraId="06944070" w14:textId="77777777" w:rsidR="00D62D68" w:rsidRDefault="00D62D68" w:rsidP="00D62D68">
            <w:pPr>
              <w:pStyle w:val="Style1"/>
              <w:jc w:val="both"/>
            </w:pPr>
            <w:r>
              <w:t>Thuộc tính</w:t>
            </w:r>
          </w:p>
        </w:tc>
        <w:tc>
          <w:tcPr>
            <w:tcW w:w="4644" w:type="dxa"/>
          </w:tcPr>
          <w:p w14:paraId="0078C8FB" w14:textId="77777777" w:rsidR="00D62D68" w:rsidRDefault="00D62D68" w:rsidP="00D62D68">
            <w:pPr>
              <w:pStyle w:val="Style1"/>
              <w:jc w:val="both"/>
            </w:pPr>
            <w:r>
              <w:t>Đặc tả</w:t>
            </w:r>
          </w:p>
        </w:tc>
      </w:tr>
      <w:tr w:rsidR="00D62D68" w14:paraId="1003EB46" w14:textId="77777777" w:rsidTr="00D62D68">
        <w:tc>
          <w:tcPr>
            <w:tcW w:w="4643" w:type="dxa"/>
          </w:tcPr>
          <w:p w14:paraId="35EA0728" w14:textId="77777777" w:rsidR="00D62D68" w:rsidRDefault="00D62D68" w:rsidP="00D62D68">
            <w:pPr>
              <w:pStyle w:val="Style1"/>
              <w:jc w:val="both"/>
            </w:pPr>
            <w:r>
              <w:t>list_platform</w:t>
            </w:r>
          </w:p>
        </w:tc>
        <w:tc>
          <w:tcPr>
            <w:tcW w:w="4644" w:type="dxa"/>
          </w:tcPr>
          <w:p w14:paraId="6E215698" w14:textId="77777777" w:rsidR="00D62D68" w:rsidRDefault="00D62D68" w:rsidP="00D62D68">
            <w:pPr>
              <w:pStyle w:val="Style1"/>
              <w:jc w:val="both"/>
            </w:pPr>
            <w:r>
              <w:t>Danh sách các Drive_client đưới dạng mảng</w:t>
            </w:r>
          </w:p>
        </w:tc>
      </w:tr>
      <w:tr w:rsidR="00D62D68" w14:paraId="300533BA" w14:textId="77777777" w:rsidTr="00D62D68">
        <w:tc>
          <w:tcPr>
            <w:tcW w:w="4643" w:type="dxa"/>
          </w:tcPr>
          <w:p w14:paraId="01659F32" w14:textId="77777777" w:rsidR="00D62D68" w:rsidRDefault="00D62D68" w:rsidP="00D62D68">
            <w:pPr>
              <w:pStyle w:val="Style1"/>
              <w:jc w:val="both"/>
            </w:pPr>
            <w:r>
              <w:t>db_client</w:t>
            </w:r>
          </w:p>
        </w:tc>
        <w:tc>
          <w:tcPr>
            <w:tcW w:w="4644" w:type="dxa"/>
          </w:tcPr>
          <w:p w14:paraId="3298EE92" w14:textId="77777777" w:rsidR="00D62D68" w:rsidRDefault="00D62D68" w:rsidP="00D62D68">
            <w:pPr>
              <w:pStyle w:val="Style1"/>
              <w:jc w:val="both"/>
            </w:pPr>
            <w:r>
              <w:t>InfluxDB Client, là đối tượng tạo từ drive cho InfluxDB cung cấp</w:t>
            </w:r>
          </w:p>
        </w:tc>
      </w:tr>
    </w:tbl>
    <w:p w14:paraId="529E3FFF" w14:textId="77777777" w:rsidR="00D62D68" w:rsidRDefault="00D62D68" w:rsidP="00D62D68">
      <w:pPr>
        <w:pStyle w:val="Style1"/>
        <w:jc w:val="both"/>
      </w:pPr>
    </w:p>
    <w:p w14:paraId="1C09FE88" w14:textId="77777777" w:rsidR="00D62D68" w:rsidRPr="00D4578B" w:rsidRDefault="00D62D68" w:rsidP="00D62D68">
      <w:pPr>
        <w:pStyle w:val="Style1"/>
        <w:jc w:val="both"/>
        <w:rPr>
          <w:b/>
        </w:rPr>
      </w:pPr>
      <w:r w:rsidRPr="00D4578B">
        <w:rPr>
          <w:b/>
        </w:rPr>
        <w:t>Đặc tả phương thức:</w:t>
      </w:r>
    </w:p>
    <w:tbl>
      <w:tblPr>
        <w:tblStyle w:val="TableGrid"/>
        <w:tblW w:w="0" w:type="auto"/>
        <w:tblLook w:val="04A0" w:firstRow="1" w:lastRow="0" w:firstColumn="1" w:lastColumn="0" w:noHBand="0" w:noVBand="1"/>
      </w:tblPr>
      <w:tblGrid>
        <w:gridCol w:w="4513"/>
        <w:gridCol w:w="4490"/>
      </w:tblGrid>
      <w:tr w:rsidR="00D62D68" w14:paraId="6BBFB7D6" w14:textId="77777777" w:rsidTr="00D62D68">
        <w:tc>
          <w:tcPr>
            <w:tcW w:w="4643" w:type="dxa"/>
          </w:tcPr>
          <w:p w14:paraId="46765DF4" w14:textId="77777777" w:rsidR="00D62D68" w:rsidRDefault="00D62D68" w:rsidP="00D62D68">
            <w:pPr>
              <w:pStyle w:val="Style1"/>
              <w:jc w:val="both"/>
            </w:pPr>
            <w:r>
              <w:t>Phương thức</w:t>
            </w:r>
          </w:p>
        </w:tc>
        <w:tc>
          <w:tcPr>
            <w:tcW w:w="4644" w:type="dxa"/>
          </w:tcPr>
          <w:p w14:paraId="45FF3C79" w14:textId="77777777" w:rsidR="00D62D68" w:rsidRDefault="00D62D68" w:rsidP="00D62D68">
            <w:pPr>
              <w:pStyle w:val="Style1"/>
              <w:jc w:val="both"/>
            </w:pPr>
            <w:r>
              <w:t>Đặc tả</w:t>
            </w:r>
          </w:p>
        </w:tc>
      </w:tr>
      <w:tr w:rsidR="00D62D68" w14:paraId="43ABA744" w14:textId="77777777" w:rsidTr="00D62D68">
        <w:tc>
          <w:tcPr>
            <w:tcW w:w="4643" w:type="dxa"/>
          </w:tcPr>
          <w:p w14:paraId="34FC6A54" w14:textId="77777777" w:rsidR="00D62D68" w:rsidRDefault="00D62D68" w:rsidP="00D62D68">
            <w:pPr>
              <w:pStyle w:val="Style1"/>
              <w:jc w:val="both"/>
            </w:pPr>
            <w:r>
              <w:t>influxdb_init()</w:t>
            </w:r>
          </w:p>
        </w:tc>
        <w:tc>
          <w:tcPr>
            <w:tcW w:w="4644" w:type="dxa"/>
          </w:tcPr>
          <w:p w14:paraId="5287ED69" w14:textId="77777777" w:rsidR="00D62D68" w:rsidRDefault="00D62D68" w:rsidP="00D62D68">
            <w:pPr>
              <w:pStyle w:val="Style1"/>
              <w:jc w:val="both"/>
            </w:pPr>
            <w:r>
              <w:t>Cấu hình và cài đặt cho InfluxDB CLient</w:t>
            </w:r>
          </w:p>
        </w:tc>
      </w:tr>
      <w:tr w:rsidR="00D62D68" w14:paraId="7F3C41A2" w14:textId="77777777" w:rsidTr="00D62D68">
        <w:tc>
          <w:tcPr>
            <w:tcW w:w="4643" w:type="dxa"/>
          </w:tcPr>
          <w:p w14:paraId="2B3CB88A" w14:textId="77777777" w:rsidR="00D62D68" w:rsidRDefault="00D62D68" w:rsidP="00D62D68">
            <w:pPr>
              <w:pStyle w:val="Style1"/>
              <w:jc w:val="both"/>
            </w:pPr>
            <w:r>
              <w:t>update_data()</w:t>
            </w:r>
          </w:p>
        </w:tc>
        <w:tc>
          <w:tcPr>
            <w:tcW w:w="4644" w:type="dxa"/>
          </w:tcPr>
          <w:p w14:paraId="538061FE" w14:textId="77777777" w:rsidR="00D62D68" w:rsidRDefault="00D62D68" w:rsidP="00D62D68">
            <w:pPr>
              <w:pStyle w:val="Style1"/>
              <w:jc w:val="both"/>
            </w:pPr>
            <w:r>
              <w:t>Cập nhật dữ liệu vào InfluxDB Client</w:t>
            </w:r>
          </w:p>
        </w:tc>
      </w:tr>
    </w:tbl>
    <w:p w14:paraId="61F118F0" w14:textId="77777777" w:rsidR="00D62D68" w:rsidRDefault="00D4578B" w:rsidP="00D4578B">
      <w:pPr>
        <w:pStyle w:val="Heading4"/>
      </w:pPr>
      <w:proofErr w:type="gramStart"/>
      <w:r>
        <w:t>f</w:t>
      </w:r>
      <w:proofErr w:type="gramEnd"/>
      <w:r w:rsidR="00D62D68">
        <w:t>, State_service</w:t>
      </w:r>
    </w:p>
    <w:p w14:paraId="79568EF1" w14:textId="77777777" w:rsidR="00D62D68" w:rsidRDefault="00D62D68" w:rsidP="00D62D68">
      <w:pPr>
        <w:pStyle w:val="Style1"/>
        <w:jc w:val="both"/>
      </w:pPr>
      <w:r>
        <w:t>Đây được coi như hàm main của hệ thống, cung cấp các hàm có thể gọi thông qua API, đồng thời cũng là nơi khởi chạy server</w:t>
      </w:r>
    </w:p>
    <w:p w14:paraId="08B6B900" w14:textId="77777777" w:rsidR="00D62D68" w:rsidRPr="00D4578B" w:rsidRDefault="00D62D68" w:rsidP="00D62D68">
      <w:pPr>
        <w:pStyle w:val="Style1"/>
        <w:jc w:val="both"/>
        <w:rPr>
          <w:b/>
        </w:rPr>
      </w:pPr>
      <w:r w:rsidRPr="00D4578B">
        <w:rPr>
          <w:b/>
        </w:rPr>
        <w:t>Đặc tả thuộc tính</w:t>
      </w:r>
    </w:p>
    <w:tbl>
      <w:tblPr>
        <w:tblStyle w:val="TableGrid"/>
        <w:tblW w:w="0" w:type="auto"/>
        <w:tblLook w:val="04A0" w:firstRow="1" w:lastRow="0" w:firstColumn="1" w:lastColumn="0" w:noHBand="0" w:noVBand="1"/>
      </w:tblPr>
      <w:tblGrid>
        <w:gridCol w:w="4503"/>
        <w:gridCol w:w="4500"/>
      </w:tblGrid>
      <w:tr w:rsidR="00D62D68" w14:paraId="4764DE74" w14:textId="77777777" w:rsidTr="00D62D68">
        <w:tc>
          <w:tcPr>
            <w:tcW w:w="4643" w:type="dxa"/>
          </w:tcPr>
          <w:p w14:paraId="64E3FBCE" w14:textId="77777777" w:rsidR="00D62D68" w:rsidRDefault="00D62D68" w:rsidP="00D62D68">
            <w:pPr>
              <w:pStyle w:val="Style1"/>
              <w:jc w:val="both"/>
            </w:pPr>
            <w:r>
              <w:t>Thuộc tính</w:t>
            </w:r>
          </w:p>
        </w:tc>
        <w:tc>
          <w:tcPr>
            <w:tcW w:w="4644" w:type="dxa"/>
          </w:tcPr>
          <w:p w14:paraId="194000A1" w14:textId="77777777" w:rsidR="00D62D68" w:rsidRDefault="00D62D68" w:rsidP="00D62D68">
            <w:pPr>
              <w:pStyle w:val="Style1"/>
              <w:jc w:val="both"/>
            </w:pPr>
            <w:r>
              <w:t>Đặc tả</w:t>
            </w:r>
          </w:p>
        </w:tc>
      </w:tr>
      <w:tr w:rsidR="00D62D68" w14:paraId="170F33D1" w14:textId="77777777" w:rsidTr="00D62D68">
        <w:tc>
          <w:tcPr>
            <w:tcW w:w="4643" w:type="dxa"/>
          </w:tcPr>
          <w:p w14:paraId="03B6EA4D" w14:textId="77777777" w:rsidR="00D62D68" w:rsidRDefault="00F05DCE" w:rsidP="00D62D68">
            <w:pPr>
              <w:pStyle w:val="Style1"/>
              <w:jc w:val="both"/>
            </w:pPr>
            <w:r>
              <w:t>list</w:t>
            </w:r>
            <w:r w:rsidR="00D62D68">
              <w:t>_platforms</w:t>
            </w:r>
          </w:p>
        </w:tc>
        <w:tc>
          <w:tcPr>
            <w:tcW w:w="4644" w:type="dxa"/>
          </w:tcPr>
          <w:p w14:paraId="1B473D81" w14:textId="77777777" w:rsidR="00D62D68" w:rsidRDefault="00D62D68" w:rsidP="00D62D68">
            <w:pPr>
              <w:pStyle w:val="Style1"/>
              <w:jc w:val="both"/>
            </w:pPr>
            <w:r>
              <w:t>Danh sách các Drive_client, dùng để gọi đến các platform.</w:t>
            </w:r>
          </w:p>
        </w:tc>
      </w:tr>
      <w:tr w:rsidR="00D62D68" w14:paraId="539080FD" w14:textId="77777777" w:rsidTr="00D62D68">
        <w:tc>
          <w:tcPr>
            <w:tcW w:w="4643" w:type="dxa"/>
          </w:tcPr>
          <w:p w14:paraId="3D438403" w14:textId="77777777" w:rsidR="00D62D68" w:rsidRDefault="00F05DCE" w:rsidP="00D62D68">
            <w:pPr>
              <w:pStyle w:val="Style1"/>
              <w:jc w:val="both"/>
            </w:pPr>
            <w:r>
              <w:t>data</w:t>
            </w:r>
            <w:r w:rsidR="00D62D68">
              <w:t>_recoder</w:t>
            </w:r>
          </w:p>
        </w:tc>
        <w:tc>
          <w:tcPr>
            <w:tcW w:w="4644" w:type="dxa"/>
          </w:tcPr>
          <w:p w14:paraId="622C2B93" w14:textId="77777777" w:rsidR="00F05DCE" w:rsidRDefault="00F05DCE" w:rsidP="00D62D68">
            <w:pPr>
              <w:pStyle w:val="Style1"/>
              <w:jc w:val="both"/>
            </w:pPr>
            <w:r>
              <w:t>Khởi tạo data_recoder để có thể gọi đến hàm update</w:t>
            </w:r>
          </w:p>
        </w:tc>
      </w:tr>
      <w:tr w:rsidR="00D62D68" w14:paraId="18454ED7" w14:textId="77777777" w:rsidTr="00D62D68">
        <w:tc>
          <w:tcPr>
            <w:tcW w:w="4643" w:type="dxa"/>
          </w:tcPr>
          <w:p w14:paraId="69B15AE6" w14:textId="77777777" w:rsidR="00D62D68" w:rsidRDefault="00F05DCE" w:rsidP="00D62D68">
            <w:pPr>
              <w:pStyle w:val="Style1"/>
              <w:jc w:val="both"/>
            </w:pPr>
            <w:r>
              <w:lastRenderedPageBreak/>
              <w:t>db_client</w:t>
            </w:r>
          </w:p>
        </w:tc>
        <w:tc>
          <w:tcPr>
            <w:tcW w:w="4644" w:type="dxa"/>
          </w:tcPr>
          <w:p w14:paraId="53F92676" w14:textId="77777777" w:rsidR="00D62D68" w:rsidRDefault="00F05DCE" w:rsidP="00D62D68">
            <w:pPr>
              <w:pStyle w:val="Style1"/>
              <w:jc w:val="both"/>
            </w:pPr>
            <w:r>
              <w:t>InfluxDB sau khi đã config.</w:t>
            </w:r>
          </w:p>
        </w:tc>
      </w:tr>
      <w:tr w:rsidR="00D62D68" w14:paraId="14276FD9" w14:textId="77777777" w:rsidTr="00D62D68">
        <w:tc>
          <w:tcPr>
            <w:tcW w:w="4643" w:type="dxa"/>
          </w:tcPr>
          <w:p w14:paraId="35EE5D02" w14:textId="77777777" w:rsidR="00D62D68" w:rsidRDefault="00F05DCE" w:rsidP="00D62D68">
            <w:pPr>
              <w:pStyle w:val="Style1"/>
              <w:jc w:val="both"/>
            </w:pPr>
            <w:r>
              <w:t>scheduler</w:t>
            </w:r>
          </w:p>
        </w:tc>
        <w:tc>
          <w:tcPr>
            <w:tcW w:w="4644" w:type="dxa"/>
          </w:tcPr>
          <w:p w14:paraId="1472D378" w14:textId="77777777" w:rsidR="00D62D68" w:rsidRDefault="00F05DCE" w:rsidP="00D62D68">
            <w:pPr>
              <w:pStyle w:val="Style1"/>
              <w:jc w:val="both"/>
            </w:pPr>
            <w:r>
              <w:t>Đối tượng đại diện cho Scheduler</w:t>
            </w:r>
          </w:p>
        </w:tc>
      </w:tr>
    </w:tbl>
    <w:p w14:paraId="47FA95B9" w14:textId="77777777" w:rsidR="00D62D68" w:rsidRDefault="00D62D68" w:rsidP="00D62D68">
      <w:pPr>
        <w:pStyle w:val="Style1"/>
        <w:jc w:val="both"/>
      </w:pPr>
    </w:p>
    <w:p w14:paraId="734EB564" w14:textId="77777777" w:rsidR="00F05DCE" w:rsidRPr="00D4578B" w:rsidRDefault="00F05DCE" w:rsidP="00D62D68">
      <w:pPr>
        <w:pStyle w:val="Style1"/>
        <w:jc w:val="both"/>
        <w:rPr>
          <w:b/>
        </w:rPr>
      </w:pPr>
      <w:r w:rsidRPr="00D4578B">
        <w:rPr>
          <w:b/>
        </w:rPr>
        <w:t>Đặc tả phương thức</w:t>
      </w:r>
    </w:p>
    <w:tbl>
      <w:tblPr>
        <w:tblStyle w:val="TableGrid"/>
        <w:tblW w:w="0" w:type="auto"/>
        <w:tblLook w:val="04A0" w:firstRow="1" w:lastRow="0" w:firstColumn="1" w:lastColumn="0" w:noHBand="0" w:noVBand="1"/>
      </w:tblPr>
      <w:tblGrid>
        <w:gridCol w:w="4601"/>
        <w:gridCol w:w="4402"/>
      </w:tblGrid>
      <w:tr w:rsidR="00F05DCE" w14:paraId="44A1C37C" w14:textId="77777777" w:rsidTr="00F05DCE">
        <w:tc>
          <w:tcPr>
            <w:tcW w:w="4643" w:type="dxa"/>
          </w:tcPr>
          <w:p w14:paraId="2D91BFB4" w14:textId="77777777" w:rsidR="00F05DCE" w:rsidRDefault="00F05DCE" w:rsidP="00D62D68">
            <w:pPr>
              <w:pStyle w:val="Style1"/>
              <w:jc w:val="both"/>
            </w:pPr>
            <w:r>
              <w:t>Phương thức</w:t>
            </w:r>
          </w:p>
        </w:tc>
        <w:tc>
          <w:tcPr>
            <w:tcW w:w="4644" w:type="dxa"/>
          </w:tcPr>
          <w:p w14:paraId="4B743854" w14:textId="77777777" w:rsidR="00F05DCE" w:rsidRDefault="00F05DCE" w:rsidP="00D62D68">
            <w:pPr>
              <w:pStyle w:val="Style1"/>
              <w:jc w:val="both"/>
            </w:pPr>
            <w:r>
              <w:t>Đặc tả</w:t>
            </w:r>
          </w:p>
        </w:tc>
      </w:tr>
      <w:tr w:rsidR="00F05DCE" w14:paraId="227DE033" w14:textId="77777777" w:rsidTr="00F05DCE">
        <w:tc>
          <w:tcPr>
            <w:tcW w:w="4643" w:type="dxa"/>
          </w:tcPr>
          <w:p w14:paraId="0CD54524" w14:textId="77777777" w:rsidR="00F05DCE" w:rsidRDefault="0084474A" w:rsidP="00D62D68">
            <w:pPr>
              <w:pStyle w:val="Style1"/>
              <w:jc w:val="both"/>
            </w:pPr>
            <w:r>
              <w:t>get_sensor_states</w:t>
            </w:r>
            <w:r w:rsidR="00F05DCE">
              <w:t>()</w:t>
            </w:r>
          </w:p>
        </w:tc>
        <w:tc>
          <w:tcPr>
            <w:tcW w:w="4644" w:type="dxa"/>
          </w:tcPr>
          <w:p w14:paraId="6CCA286D" w14:textId="77777777" w:rsidR="00F05DCE" w:rsidRDefault="0084474A" w:rsidP="00D62D68">
            <w:pPr>
              <w:pStyle w:val="Style1"/>
              <w:jc w:val="both"/>
            </w:pPr>
            <w:r>
              <w:t>Lấy toàn bộ dữ liệu sensor ở tất cả các IoT Platform và trả về dưới dạng JSON.</w:t>
            </w:r>
          </w:p>
        </w:tc>
      </w:tr>
      <w:tr w:rsidR="00F05DCE" w14:paraId="1BB228FC" w14:textId="77777777" w:rsidTr="00F05DCE">
        <w:tc>
          <w:tcPr>
            <w:tcW w:w="4643" w:type="dxa"/>
          </w:tcPr>
          <w:p w14:paraId="520ECF15" w14:textId="77777777" w:rsidR="0084474A" w:rsidRDefault="0084474A" w:rsidP="00D62D68">
            <w:pPr>
              <w:pStyle w:val="Style1"/>
              <w:jc w:val="both"/>
            </w:pPr>
            <w:r>
              <w:t>get_sensor_state_by_name(name)</w:t>
            </w:r>
          </w:p>
        </w:tc>
        <w:tc>
          <w:tcPr>
            <w:tcW w:w="4644" w:type="dxa"/>
          </w:tcPr>
          <w:p w14:paraId="1D2B2835" w14:textId="77777777" w:rsidR="00F05DCE" w:rsidRDefault="0084474A" w:rsidP="00D62D68">
            <w:pPr>
              <w:pStyle w:val="Style1"/>
              <w:jc w:val="both"/>
            </w:pPr>
            <w:r>
              <w:t>Lấy dữ liệu sensor theo tên và trả về dưới dạng JSON</w:t>
            </w:r>
          </w:p>
        </w:tc>
      </w:tr>
      <w:tr w:rsidR="00F05DCE" w14:paraId="10D3891E" w14:textId="77777777" w:rsidTr="00F05DCE">
        <w:tc>
          <w:tcPr>
            <w:tcW w:w="4643" w:type="dxa"/>
          </w:tcPr>
          <w:p w14:paraId="1CDB1A13" w14:textId="77777777" w:rsidR="00F05DCE" w:rsidRDefault="0084474A" w:rsidP="00D62D68">
            <w:pPr>
              <w:pStyle w:val="Style1"/>
              <w:jc w:val="both"/>
            </w:pPr>
            <w:r>
              <w:t>get_state_history_by_name(name)</w:t>
            </w:r>
          </w:p>
        </w:tc>
        <w:tc>
          <w:tcPr>
            <w:tcW w:w="4644" w:type="dxa"/>
          </w:tcPr>
          <w:p w14:paraId="1C840C2B" w14:textId="77777777" w:rsidR="00F05DCE" w:rsidRDefault="0084474A" w:rsidP="00D62D68">
            <w:pPr>
              <w:pStyle w:val="Style1"/>
              <w:jc w:val="both"/>
            </w:pPr>
            <w:r>
              <w:t>Lấy dữ liệu lịch sử của sensor theo tên và trả về dưới dạng JSON</w:t>
            </w:r>
          </w:p>
        </w:tc>
      </w:tr>
      <w:tr w:rsidR="00F05DCE" w14:paraId="5BAACEC8" w14:textId="77777777" w:rsidTr="00F05DCE">
        <w:tc>
          <w:tcPr>
            <w:tcW w:w="4643" w:type="dxa"/>
          </w:tcPr>
          <w:p w14:paraId="1E3FFFEB" w14:textId="77777777" w:rsidR="00F05DCE" w:rsidRDefault="0084474A" w:rsidP="00D62D68">
            <w:pPr>
              <w:pStyle w:val="Style1"/>
              <w:jc w:val="both"/>
            </w:pPr>
            <w:r>
              <w:t>set_sensor_state_by_name(name, state)</w:t>
            </w:r>
          </w:p>
        </w:tc>
        <w:tc>
          <w:tcPr>
            <w:tcW w:w="4644" w:type="dxa"/>
          </w:tcPr>
          <w:p w14:paraId="1849A0CE" w14:textId="77777777" w:rsidR="00F05DCE" w:rsidRDefault="0084474A" w:rsidP="00D62D68">
            <w:pPr>
              <w:pStyle w:val="Style1"/>
              <w:jc w:val="both"/>
            </w:pPr>
            <w:r>
              <w:t xml:space="preserve">Gửi lệnh đến các IoT Platform để tay đổi trạng thái của sensor đã định </w:t>
            </w:r>
            <w:proofErr w:type="gramStart"/>
            <w:r>
              <w:t>danh.,</w:t>
            </w:r>
            <w:proofErr w:type="gramEnd"/>
          </w:p>
        </w:tc>
      </w:tr>
      <w:tr w:rsidR="00F05DCE" w14:paraId="19084437" w14:textId="77777777" w:rsidTr="00F05DCE">
        <w:tc>
          <w:tcPr>
            <w:tcW w:w="4643" w:type="dxa"/>
          </w:tcPr>
          <w:p w14:paraId="42CBC797" w14:textId="77777777" w:rsidR="00F05DCE" w:rsidRDefault="0084474A" w:rsidP="00D62D68">
            <w:pPr>
              <w:pStyle w:val="Style1"/>
              <w:jc w:val="both"/>
            </w:pPr>
            <w:r>
              <w:t>set_sensor_state_by_type(type</w:t>
            </w:r>
            <w:r w:rsidR="00D4578B">
              <w:t>,state</w:t>
            </w:r>
            <w:r>
              <w:t>)</w:t>
            </w:r>
          </w:p>
        </w:tc>
        <w:tc>
          <w:tcPr>
            <w:tcW w:w="4644" w:type="dxa"/>
          </w:tcPr>
          <w:p w14:paraId="1EB4CC24" w14:textId="77777777" w:rsidR="00F05DCE" w:rsidRDefault="00D4578B" w:rsidP="00D62D68">
            <w:pPr>
              <w:pStyle w:val="Style1"/>
              <w:jc w:val="both"/>
            </w:pPr>
            <w:r>
              <w:t xml:space="preserve">Gửi lệnh đến các IoT Platform để thay đổi trạng thái của một kiểu sensor (tắt bóng đèn chẳng hạn). </w:t>
            </w:r>
          </w:p>
        </w:tc>
      </w:tr>
      <w:tr w:rsidR="00F05DCE" w14:paraId="66BCACE6" w14:textId="77777777" w:rsidTr="00F05DCE">
        <w:tc>
          <w:tcPr>
            <w:tcW w:w="4643" w:type="dxa"/>
          </w:tcPr>
          <w:p w14:paraId="6D2DC23A" w14:textId="77777777" w:rsidR="00F05DCE" w:rsidRDefault="0084474A" w:rsidP="00D62D68">
            <w:pPr>
              <w:pStyle w:val="Style1"/>
              <w:jc w:val="both"/>
            </w:pPr>
            <w:r>
              <w:t>platform_init()</w:t>
            </w:r>
          </w:p>
        </w:tc>
        <w:tc>
          <w:tcPr>
            <w:tcW w:w="4644" w:type="dxa"/>
          </w:tcPr>
          <w:p w14:paraId="0F811985" w14:textId="77777777" w:rsidR="00F05DCE" w:rsidRDefault="00D4578B" w:rsidP="00D62D68">
            <w:pPr>
              <w:pStyle w:val="Style1"/>
              <w:jc w:val="both"/>
            </w:pPr>
            <w:r>
              <w:t>Khởi tạo danh sách các IoT Platform mà service quản lý</w:t>
            </w:r>
          </w:p>
        </w:tc>
      </w:tr>
      <w:tr w:rsidR="00F05DCE" w14:paraId="40A30AE0" w14:textId="77777777" w:rsidTr="00F05DCE">
        <w:tc>
          <w:tcPr>
            <w:tcW w:w="4643" w:type="dxa"/>
          </w:tcPr>
          <w:p w14:paraId="6F41EC7D" w14:textId="77777777" w:rsidR="00F05DCE" w:rsidRDefault="0084474A" w:rsidP="00D62D68">
            <w:pPr>
              <w:pStyle w:val="Style1"/>
              <w:jc w:val="both"/>
            </w:pPr>
            <w:r>
              <w:t>cross_domain()</w:t>
            </w:r>
          </w:p>
        </w:tc>
        <w:tc>
          <w:tcPr>
            <w:tcW w:w="4644" w:type="dxa"/>
          </w:tcPr>
          <w:p w14:paraId="4F1A57B1" w14:textId="77777777" w:rsidR="00F05DCE" w:rsidRDefault="00D4578B" w:rsidP="00D62D68">
            <w:pPr>
              <w:pStyle w:val="Style1"/>
              <w:jc w:val="both"/>
            </w:pPr>
            <w:r>
              <w:t>Dùng để chấp nhận các header có quyền truy cập.</w:t>
            </w:r>
          </w:p>
        </w:tc>
      </w:tr>
    </w:tbl>
    <w:p w14:paraId="49E50A97" w14:textId="77777777" w:rsidR="00E44A11" w:rsidRDefault="00E44A11" w:rsidP="00D62D68">
      <w:pPr>
        <w:pStyle w:val="Style1"/>
        <w:jc w:val="both"/>
      </w:pPr>
    </w:p>
    <w:p w14:paraId="4B5F9563" w14:textId="5F817888" w:rsidR="00A14270" w:rsidRDefault="00A14270" w:rsidP="00310B79">
      <w:pPr>
        <w:pStyle w:val="Heading3"/>
      </w:pPr>
      <w:bookmarkStart w:id="138" w:name="_Toc470201081"/>
      <w:r>
        <w:t>3.2</w:t>
      </w:r>
      <w:r w:rsidR="00F519DC">
        <w:t xml:space="preserve"> Tính đa hình trong trong thiết kế lớp</w:t>
      </w:r>
      <w:bookmarkEnd w:id="138"/>
    </w:p>
    <w:p w14:paraId="7EBCD782" w14:textId="0563F0A4" w:rsidR="00310B79" w:rsidRDefault="00310B79" w:rsidP="00244E37">
      <w:pPr>
        <w:pStyle w:val="Style1"/>
        <w:jc w:val="both"/>
      </w:pPr>
      <w:proofErr w:type="gramStart"/>
      <w:r w:rsidRPr="00310B79">
        <w:t>Tính đa hình cho phép các chức năng (method) khác nhau được thực thi khác nhau trên các đối tượng khác nhau.</w:t>
      </w:r>
      <w:proofErr w:type="gramEnd"/>
      <w:r w:rsidRPr="00310B79">
        <w:t xml:space="preserve"> Nói nôm na đơn giản hơn là bạn có 3 lớp A,B,C kế thừa nhau và trong 3 lớp này có ba method cùng tên là show(); . Khi ta tạo mới đối tượng cho các lớp trên thì những đối tượng này gọi tới method </w:t>
      </w:r>
      <w:proofErr w:type="gramStart"/>
      <w:r w:rsidRPr="00310B79">
        <w:t>show(</w:t>
      </w:r>
      <w:proofErr w:type="gramEnd"/>
      <w:r w:rsidRPr="00310B79">
        <w:t xml:space="preserve">) nằm ở lớp nào thì thực thi chức năng phương thức ở lớp đó. </w:t>
      </w:r>
      <w:proofErr w:type="gramStart"/>
      <w:r w:rsidRPr="00310B79">
        <w:t>Bởi vì chúng kế thừa nên sử dụng rõ tính đa hình này.</w:t>
      </w:r>
      <w:proofErr w:type="gramEnd"/>
    </w:p>
    <w:p w14:paraId="661384C4" w14:textId="77777777" w:rsidR="00310B79" w:rsidRPr="00310B79" w:rsidRDefault="00310B79" w:rsidP="00244E37">
      <w:pPr>
        <w:pStyle w:val="Style1"/>
        <w:jc w:val="both"/>
      </w:pPr>
    </w:p>
    <w:p w14:paraId="38A541F9" w14:textId="59167B6E" w:rsidR="00310B79" w:rsidRDefault="00310B79" w:rsidP="00244E37">
      <w:pPr>
        <w:pStyle w:val="Style1"/>
        <w:jc w:val="both"/>
      </w:pPr>
      <w:r>
        <w:t>Ứng dụng điều đó t</w:t>
      </w:r>
      <w:r w:rsidR="00F519DC">
        <w:t xml:space="preserve">rong thiết kế lớp của hệ thống, lớp Driver_base định nghĩa ra những phương thức </w:t>
      </w:r>
      <w:proofErr w:type="gramStart"/>
      <w:r w:rsidR="00F519DC">
        <w:t>chung</w:t>
      </w:r>
      <w:proofErr w:type="gramEnd"/>
      <w:r w:rsidR="00F519DC">
        <w:t xml:space="preserve"> nhất trong hệ thố</w:t>
      </w:r>
      <w:r>
        <w:t xml:space="preserve">ng. </w:t>
      </w:r>
      <w:proofErr w:type="gramStart"/>
      <w:r>
        <w:t>Tất cả các driver của các IoT Platform đều phải kế thừa từ lớp Driver_base này.</w:t>
      </w:r>
      <w:proofErr w:type="gramEnd"/>
      <w:r>
        <w:t xml:space="preserve"> </w:t>
      </w:r>
      <w:proofErr w:type="gramStart"/>
      <w:r>
        <w:t xml:space="preserve">Khi này các driver sẽ có các phương thức có tên giống nhau, tuy nhiên các phương thức này sẽ xử lý hoàn toàn khác nhau để phù hợp với </w:t>
      </w:r>
      <w:r w:rsidR="00E26F08">
        <w:t>từng Platform khác nhau.</w:t>
      </w:r>
      <w:proofErr w:type="gramEnd"/>
    </w:p>
    <w:p w14:paraId="4C29CA63" w14:textId="77777777" w:rsidR="00F519DC" w:rsidRDefault="00F519DC" w:rsidP="00D62D68">
      <w:pPr>
        <w:pStyle w:val="Style1"/>
        <w:jc w:val="both"/>
      </w:pPr>
    </w:p>
    <w:p w14:paraId="72D42D2D" w14:textId="29E2067F" w:rsidR="00E44A11" w:rsidRDefault="00954E68" w:rsidP="001C29BC">
      <w:pPr>
        <w:pStyle w:val="Heading2"/>
      </w:pPr>
      <w:bookmarkStart w:id="139" w:name="_Toc470201082"/>
      <w:r>
        <w:t>4</w:t>
      </w:r>
      <w:r w:rsidR="001C29BC">
        <w:t xml:space="preserve">, Phân tích hành </w:t>
      </w:r>
      <w:proofErr w:type="gramStart"/>
      <w:r w:rsidR="001C29BC">
        <w:t>vi</w:t>
      </w:r>
      <w:proofErr w:type="gramEnd"/>
      <w:r w:rsidR="001C29BC">
        <w:t xml:space="preserve"> người dùng</w:t>
      </w:r>
      <w:bookmarkEnd w:id="139"/>
    </w:p>
    <w:p w14:paraId="50D60DE2" w14:textId="77777777" w:rsidR="001C29BC" w:rsidRDefault="001C29BC" w:rsidP="00244E37">
      <w:pPr>
        <w:pStyle w:val="Style1"/>
        <w:jc w:val="both"/>
      </w:pPr>
      <w:r>
        <w:t xml:space="preserve">Phần này sẽ đi sâu vào việc cách tương tác giữa các đối tượng trong hệ thống với các kịch bản </w:t>
      </w:r>
      <w:proofErr w:type="gramStart"/>
      <w:r>
        <w:t>cụ  thể</w:t>
      </w:r>
      <w:proofErr w:type="gramEnd"/>
      <w:r>
        <w:t xml:space="preserve"> dựa trên biều đồ tuần tự</w:t>
      </w:r>
      <w:r w:rsidR="00B462F7">
        <w:t>.</w:t>
      </w:r>
    </w:p>
    <w:p w14:paraId="3EDF7EBA" w14:textId="025D4F95" w:rsidR="001C29BC" w:rsidRDefault="00954E68" w:rsidP="00F30132">
      <w:pPr>
        <w:pStyle w:val="Heading3"/>
      </w:pPr>
      <w:bookmarkStart w:id="140" w:name="_Toc470201083"/>
      <w:r>
        <w:lastRenderedPageBreak/>
        <w:t>4</w:t>
      </w:r>
      <w:r w:rsidR="001C29BC">
        <w:t>.1</w:t>
      </w:r>
      <w:r w:rsidR="00F30132">
        <w:t xml:space="preserve"> Thu thập dữ liệu</w:t>
      </w:r>
      <w:bookmarkEnd w:id="140"/>
      <w:r w:rsidR="00F30132">
        <w:tab/>
      </w:r>
    </w:p>
    <w:p w14:paraId="1F0D876E" w14:textId="77777777" w:rsidR="001235FF" w:rsidRDefault="00F30132" w:rsidP="001235FF">
      <w:pPr>
        <w:pStyle w:val="Style1"/>
        <w:keepNext/>
        <w:jc w:val="center"/>
      </w:pPr>
      <w:r>
        <w:rPr>
          <w:noProof/>
          <w:lang w:eastAsia="en-US" w:bidi="ar-SA"/>
        </w:rPr>
        <w:drawing>
          <wp:inline distT="0" distB="0" distL="0" distR="0" wp14:anchorId="1E726887" wp14:editId="2620C1FC">
            <wp:extent cx="6476445" cy="31407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__Collaboration1__Interaction1__Thu thap du lieu_1.png"/>
                    <pic:cNvPicPr/>
                  </pic:nvPicPr>
                  <pic:blipFill>
                    <a:blip r:embed="rId44">
                      <a:extLst>
                        <a:ext uri="{28A0092B-C50C-407E-A947-70E740481C1C}">
                          <a14:useLocalDpi xmlns:a14="http://schemas.microsoft.com/office/drawing/2010/main" val="0"/>
                        </a:ext>
                      </a:extLst>
                    </a:blip>
                    <a:stretch>
                      <a:fillRect/>
                    </a:stretch>
                  </pic:blipFill>
                  <pic:spPr>
                    <a:xfrm>
                      <a:off x="0" y="0"/>
                      <a:ext cx="6483798" cy="3144331"/>
                    </a:xfrm>
                    <a:prstGeom prst="rect">
                      <a:avLst/>
                    </a:prstGeom>
                  </pic:spPr>
                </pic:pic>
              </a:graphicData>
            </a:graphic>
          </wp:inline>
        </w:drawing>
      </w:r>
    </w:p>
    <w:p w14:paraId="651142FA" w14:textId="3F8F57A8" w:rsidR="00F05DCE" w:rsidRPr="00932B88" w:rsidRDefault="00D96386" w:rsidP="001235FF">
      <w:pPr>
        <w:pStyle w:val="Caption"/>
        <w:jc w:val="center"/>
      </w:pPr>
      <w:bookmarkStart w:id="141" w:name="_Toc470105982"/>
      <w:bookmarkStart w:id="142" w:name="_Toc470201131"/>
      <w:proofErr w:type="gramStart"/>
      <w:r>
        <w:t>Hình</w:t>
      </w:r>
      <w:r w:rsidR="001235FF">
        <w:t xml:space="preserve"> </w:t>
      </w:r>
      <w:fldSimple w:instr=" SEQ Figure \* ARABIC ">
        <w:r w:rsidR="00F045F1">
          <w:rPr>
            <w:noProof/>
          </w:rPr>
          <w:t>26</w:t>
        </w:r>
      </w:fldSimple>
      <w:r w:rsidR="001235FF">
        <w:t>.</w:t>
      </w:r>
      <w:proofErr w:type="gramEnd"/>
      <w:r w:rsidR="001235FF">
        <w:t xml:space="preserve"> Senquence Diagram </w:t>
      </w:r>
      <w:proofErr w:type="gramStart"/>
      <w:r w:rsidR="001235FF">
        <w:t>thu</w:t>
      </w:r>
      <w:proofErr w:type="gramEnd"/>
      <w:r w:rsidR="001235FF">
        <w:t xml:space="preserve"> thập dữ liệu</w:t>
      </w:r>
      <w:bookmarkEnd w:id="141"/>
      <w:bookmarkEnd w:id="142"/>
    </w:p>
    <w:p w14:paraId="62435D9D" w14:textId="77777777" w:rsidR="00E1523C" w:rsidRDefault="00E1523C" w:rsidP="00E1523C">
      <w:pPr>
        <w:pStyle w:val="Style1"/>
        <w:jc w:val="both"/>
      </w:pPr>
      <w:r>
        <w:rPr>
          <w:b/>
        </w:rPr>
        <w:t xml:space="preserve">Mô </w:t>
      </w:r>
      <w:r w:rsidR="00F30132" w:rsidRPr="00A76909">
        <w:rPr>
          <w:b/>
        </w:rPr>
        <w:t>tả</w:t>
      </w:r>
      <w:r>
        <w:rPr>
          <w:b/>
        </w:rPr>
        <w:t>:</w:t>
      </w:r>
    </w:p>
    <w:p w14:paraId="4D6B4659" w14:textId="77777777" w:rsidR="00F30132" w:rsidRDefault="00CE24D3" w:rsidP="00E1523C">
      <w:pPr>
        <w:pStyle w:val="Style1"/>
        <w:jc w:val="both"/>
      </w:pPr>
      <w:r>
        <w:t xml:space="preserve">Khi hệ thống bắt đầu khởi động thì vòng lặp để bắt đầu hàm </w:t>
      </w:r>
      <w:proofErr w:type="gramStart"/>
      <w:r>
        <w:t>thu</w:t>
      </w:r>
      <w:proofErr w:type="gramEnd"/>
      <w:r>
        <w:t xml:space="preserve"> thập dữ liệu cũng bắt đầu theo. </w:t>
      </w:r>
      <w:proofErr w:type="gramStart"/>
      <w:r>
        <w:t xml:space="preserve">Khởi đầu một vòng lặp, </w:t>
      </w:r>
      <w:r w:rsidRPr="00A76909">
        <w:rPr>
          <w:b/>
        </w:rPr>
        <w:t>Scheduler</w:t>
      </w:r>
      <w:r>
        <w:t xml:space="preserve"> </w:t>
      </w:r>
      <w:r w:rsidR="00A76909">
        <w:t xml:space="preserve">sẽ gọi đến hàm </w:t>
      </w:r>
      <w:r w:rsidR="00A76909" w:rsidRPr="00A76909">
        <w:rPr>
          <w:b/>
        </w:rPr>
        <w:t>update_data</w:t>
      </w:r>
      <w:r w:rsidR="00A76909">
        <w:t xml:space="preserve"> trong của đối tượng </w:t>
      </w:r>
      <w:r w:rsidR="00A76909" w:rsidRPr="00A76909">
        <w:rPr>
          <w:b/>
        </w:rPr>
        <w:t>Data_recoder</w:t>
      </w:r>
      <w:r w:rsidR="00A76909">
        <w:t>.</w:t>
      </w:r>
      <w:proofErr w:type="gramEnd"/>
      <w:r w:rsidR="00A76909">
        <w:t xml:space="preserve"> Đối tượng này sẽ duyệt qua vòng lặp của các </w:t>
      </w:r>
      <w:r w:rsidR="00A76909" w:rsidRPr="00A76909">
        <w:rPr>
          <w:b/>
        </w:rPr>
        <w:t>Driver_</w:t>
      </w:r>
      <w:proofErr w:type="gramStart"/>
      <w:r w:rsidR="00A76909" w:rsidRPr="00A76909">
        <w:rPr>
          <w:b/>
        </w:rPr>
        <w:t>Client</w:t>
      </w:r>
      <w:r w:rsidR="00A76909">
        <w:rPr>
          <w:b/>
        </w:rPr>
        <w:t xml:space="preserve"> </w:t>
      </w:r>
      <w:r w:rsidR="00A76909">
        <w:t xml:space="preserve"> và</w:t>
      </w:r>
      <w:proofErr w:type="gramEnd"/>
      <w:r w:rsidR="00A76909">
        <w:t xml:space="preserve"> thông qua các </w:t>
      </w:r>
      <w:r w:rsidR="00A76909" w:rsidRPr="00A76909">
        <w:rPr>
          <w:b/>
        </w:rPr>
        <w:t>Driver_client</w:t>
      </w:r>
      <w:r w:rsidR="00A76909">
        <w:t xml:space="preserve"> này gọi đến các hàm thu thập dữ liệu nằm trong </w:t>
      </w:r>
      <w:r w:rsidR="00A76909" w:rsidRPr="00A76909">
        <w:rPr>
          <w:b/>
        </w:rPr>
        <w:t>Driver</w:t>
      </w:r>
      <w:r w:rsidR="00A76909">
        <w:t xml:space="preserve"> của từng </w:t>
      </w:r>
      <w:r w:rsidR="00A76909" w:rsidRPr="00A76909">
        <w:rPr>
          <w:b/>
        </w:rPr>
        <w:t>IoT Platform</w:t>
      </w:r>
      <w:r w:rsidR="00A76909">
        <w:t xml:space="preserve">. Dữ liệu </w:t>
      </w:r>
      <w:proofErr w:type="gramStart"/>
      <w:r w:rsidR="00A76909">
        <w:t>thu</w:t>
      </w:r>
      <w:proofErr w:type="gramEnd"/>
      <w:r w:rsidR="00A76909">
        <w:t xml:space="preserve"> thập sẽ được trả về </w:t>
      </w:r>
      <w:r w:rsidR="00A76909" w:rsidRPr="00A76909">
        <w:rPr>
          <w:b/>
        </w:rPr>
        <w:t>Data_recoder</w:t>
      </w:r>
      <w:r w:rsidR="00A76909">
        <w:t xml:space="preserve">, khi này Data_recoder sẽ làm nhiệm vụ phân loại và ghi dữ liệu (dữ liệu lấy từ </w:t>
      </w:r>
      <w:r w:rsidR="00A76909" w:rsidRPr="00A76909">
        <w:rPr>
          <w:b/>
        </w:rPr>
        <w:t>IoT Platform</w:t>
      </w:r>
      <w:r w:rsidR="00A76909">
        <w:t xml:space="preserve"> nào sẽ được phân loại theo cách đấy) vào trong </w:t>
      </w:r>
      <w:r w:rsidR="00A76909" w:rsidRPr="00A76909">
        <w:rPr>
          <w:b/>
        </w:rPr>
        <w:t>InfluxDB</w:t>
      </w:r>
      <w:r w:rsidR="00A76909">
        <w:t>.</w:t>
      </w:r>
    </w:p>
    <w:p w14:paraId="277696E8" w14:textId="77777777" w:rsidR="000E2B80" w:rsidRDefault="000E2B80"/>
    <w:p w14:paraId="0B87FC34" w14:textId="77777777" w:rsidR="000E2B80" w:rsidRDefault="00954E68" w:rsidP="00180005">
      <w:pPr>
        <w:pStyle w:val="Heading3"/>
      </w:pPr>
      <w:bookmarkStart w:id="143" w:name="_Toc470201084"/>
      <w:r>
        <w:t>4</w:t>
      </w:r>
      <w:r w:rsidR="000E2B80">
        <w:t>.2 Truy vân tất cả thông tin của thiết bị</w:t>
      </w:r>
      <w:bookmarkEnd w:id="143"/>
    </w:p>
    <w:p w14:paraId="7AE31A06" w14:textId="77777777" w:rsidR="001235FF" w:rsidRDefault="000E2B80" w:rsidP="001235FF">
      <w:pPr>
        <w:keepNext/>
        <w:jc w:val="both"/>
      </w:pPr>
      <w:r>
        <w:rPr>
          <w:noProof/>
          <w:lang w:eastAsia="en-US" w:bidi="ar-SA"/>
        </w:rPr>
        <w:drawing>
          <wp:inline distT="0" distB="0" distL="0" distR="0" wp14:anchorId="51BEAA33" wp14:editId="1A945593">
            <wp:extent cx="6191250" cy="241752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aboration1__Interaction1__Truy van thong tin toan bo thiet bi_3.png"/>
                    <pic:cNvPicPr/>
                  </pic:nvPicPr>
                  <pic:blipFill>
                    <a:blip r:embed="rId45">
                      <a:extLst>
                        <a:ext uri="{28A0092B-C50C-407E-A947-70E740481C1C}">
                          <a14:useLocalDpi xmlns:a14="http://schemas.microsoft.com/office/drawing/2010/main" val="0"/>
                        </a:ext>
                      </a:extLst>
                    </a:blip>
                    <a:stretch>
                      <a:fillRect/>
                    </a:stretch>
                  </pic:blipFill>
                  <pic:spPr>
                    <a:xfrm>
                      <a:off x="0" y="0"/>
                      <a:ext cx="6199879" cy="2420898"/>
                    </a:xfrm>
                    <a:prstGeom prst="rect">
                      <a:avLst/>
                    </a:prstGeom>
                  </pic:spPr>
                </pic:pic>
              </a:graphicData>
            </a:graphic>
          </wp:inline>
        </w:drawing>
      </w:r>
    </w:p>
    <w:p w14:paraId="756A4ECA" w14:textId="0443944D" w:rsidR="00C009E4" w:rsidRDefault="00D96386" w:rsidP="001235FF">
      <w:pPr>
        <w:pStyle w:val="Caption"/>
        <w:jc w:val="center"/>
      </w:pPr>
      <w:bookmarkStart w:id="144" w:name="_Toc470105983"/>
      <w:bookmarkStart w:id="145" w:name="_Toc470201132"/>
      <w:r>
        <w:t>Hình</w:t>
      </w:r>
      <w:r w:rsidR="001235FF">
        <w:t xml:space="preserve"> </w:t>
      </w:r>
      <w:fldSimple w:instr=" SEQ Figure \* ARABIC ">
        <w:r w:rsidR="00F045F1">
          <w:rPr>
            <w:noProof/>
          </w:rPr>
          <w:t>27</w:t>
        </w:r>
      </w:fldSimple>
      <w:r w:rsidR="001235FF">
        <w:t>.</w:t>
      </w:r>
      <w:r w:rsidR="001235FF" w:rsidRPr="005546C5">
        <w:t>Senquence Diagram</w:t>
      </w:r>
      <w:r w:rsidR="001235FF">
        <w:t xml:space="preserve"> truy vấn thông tin thiết bị</w:t>
      </w:r>
      <w:bookmarkEnd w:id="144"/>
      <w:bookmarkEnd w:id="145"/>
    </w:p>
    <w:p w14:paraId="0A5D89E8" w14:textId="77777777" w:rsidR="000E2B80" w:rsidRPr="000E2B80" w:rsidRDefault="000E2B80" w:rsidP="00E1523C">
      <w:pPr>
        <w:pStyle w:val="Style1"/>
        <w:jc w:val="both"/>
      </w:pPr>
      <w:proofErr w:type="gramStart"/>
      <w:r>
        <w:t xml:space="preserve">Đầu tiên lập trình viên sẽ gửi </w:t>
      </w:r>
      <w:r w:rsidRPr="000E2B80">
        <w:rPr>
          <w:b/>
        </w:rPr>
        <w:t>Request</w:t>
      </w:r>
      <w:r>
        <w:t xml:space="preserve"> đến </w:t>
      </w:r>
      <w:r w:rsidRPr="000E2B80">
        <w:rPr>
          <w:b/>
        </w:rPr>
        <w:t>API</w:t>
      </w:r>
      <w:r>
        <w:t xml:space="preserve">, sau đó framework sẽ tự động điều hướng gọi tới phương thức </w:t>
      </w:r>
      <w:r w:rsidRPr="000E2B80">
        <w:rPr>
          <w:b/>
        </w:rPr>
        <w:t>get_all_sensor_method</w:t>
      </w:r>
      <w:r>
        <w:t xml:space="preserve"> ở </w:t>
      </w:r>
      <w:r w:rsidRPr="000E2B80">
        <w:rPr>
          <w:b/>
        </w:rPr>
        <w:t>StateService</w:t>
      </w:r>
      <w:r>
        <w:t>.</w:t>
      </w:r>
      <w:proofErr w:type="gramEnd"/>
      <w:r>
        <w:t xml:space="preserve"> Lúc </w:t>
      </w:r>
      <w:proofErr w:type="gramStart"/>
      <w:r>
        <w:t>này ,</w:t>
      </w:r>
      <w:proofErr w:type="gramEnd"/>
      <w:r>
        <w:t xml:space="preserve"> StateService sẽ dùng vòng lặp để sử dụng từng </w:t>
      </w:r>
      <w:r w:rsidRPr="000E2B80">
        <w:rPr>
          <w:b/>
        </w:rPr>
        <w:t>Driver_Client</w:t>
      </w:r>
      <w:r>
        <w:t xml:space="preserve"> mình đang quản lí </w:t>
      </w:r>
      <w:r>
        <w:lastRenderedPageBreak/>
        <w:t xml:space="preserve">gọi đến các </w:t>
      </w:r>
      <w:r w:rsidRPr="000E2B80">
        <w:rPr>
          <w:b/>
        </w:rPr>
        <w:t>Driver</w:t>
      </w:r>
      <w:r>
        <w:t xml:space="preserve"> để lấy dữ liệu. </w:t>
      </w:r>
      <w:proofErr w:type="gramStart"/>
      <w:r>
        <w:t xml:space="preserve">Dữ liệu chuyển tổng hợp về </w:t>
      </w:r>
      <w:r w:rsidRPr="000E2B80">
        <w:rPr>
          <w:b/>
        </w:rPr>
        <w:t>StateService</w:t>
      </w:r>
      <w:r>
        <w:t xml:space="preserve"> sẽ được đóng lại dưới dạng </w:t>
      </w:r>
      <w:r w:rsidRPr="000E2B80">
        <w:rPr>
          <w:b/>
        </w:rPr>
        <w:t>JSON</w:t>
      </w:r>
      <w:r>
        <w:t xml:space="preserve"> và trả về cho người dùng.</w:t>
      </w:r>
      <w:proofErr w:type="gramEnd"/>
    </w:p>
    <w:p w14:paraId="418039C3" w14:textId="77777777" w:rsidR="00C009E4" w:rsidRDefault="00C009E4" w:rsidP="00E1523C">
      <w:pPr>
        <w:pStyle w:val="Style1"/>
        <w:jc w:val="both"/>
      </w:pPr>
    </w:p>
    <w:p w14:paraId="6F34B552" w14:textId="77777777" w:rsidR="00275722" w:rsidRDefault="00954E68" w:rsidP="00180005">
      <w:pPr>
        <w:pStyle w:val="Heading3"/>
      </w:pPr>
      <w:bookmarkStart w:id="146" w:name="_Toc470201085"/>
      <w:r>
        <w:t>4</w:t>
      </w:r>
      <w:r w:rsidR="00275722">
        <w:t>.3 Truy vấn thông tin của một thiết bị</w:t>
      </w:r>
      <w:bookmarkEnd w:id="146"/>
    </w:p>
    <w:p w14:paraId="541CEF91" w14:textId="77777777" w:rsidR="00275722" w:rsidRDefault="00275722" w:rsidP="00F30132">
      <w:pPr>
        <w:pStyle w:val="Style1"/>
      </w:pPr>
    </w:p>
    <w:p w14:paraId="751F735A" w14:textId="77777777" w:rsidR="001235FF" w:rsidRDefault="00723A1F" w:rsidP="001235FF">
      <w:pPr>
        <w:pStyle w:val="Style1"/>
        <w:keepNext/>
      </w:pPr>
      <w:r>
        <w:rPr>
          <w:noProof/>
          <w:lang w:eastAsia="en-US" w:bidi="ar-SA"/>
        </w:rPr>
        <w:drawing>
          <wp:inline distT="0" distB="0" distL="0" distR="0" wp14:anchorId="47A3A339" wp14:editId="6BB98BBC">
            <wp:extent cx="5760085" cy="27984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1__Collaboration1__Interaction1__Truy van thong tin bang ten_4.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2798445"/>
                    </a:xfrm>
                    <a:prstGeom prst="rect">
                      <a:avLst/>
                    </a:prstGeom>
                  </pic:spPr>
                </pic:pic>
              </a:graphicData>
            </a:graphic>
          </wp:inline>
        </w:drawing>
      </w:r>
    </w:p>
    <w:p w14:paraId="52993031" w14:textId="2C55709E" w:rsidR="00275722" w:rsidRPr="00A76909" w:rsidRDefault="00D96386" w:rsidP="001235FF">
      <w:pPr>
        <w:pStyle w:val="Caption"/>
        <w:jc w:val="center"/>
      </w:pPr>
      <w:bookmarkStart w:id="147" w:name="_Toc470105984"/>
      <w:bookmarkStart w:id="148" w:name="_Toc470201133"/>
      <w:proofErr w:type="gramStart"/>
      <w:r>
        <w:t>Hình</w:t>
      </w:r>
      <w:r w:rsidR="001235FF">
        <w:t xml:space="preserve"> </w:t>
      </w:r>
      <w:fldSimple w:instr=" SEQ Figure \* ARABIC ">
        <w:r w:rsidR="00F045F1">
          <w:rPr>
            <w:noProof/>
          </w:rPr>
          <w:t>28</w:t>
        </w:r>
      </w:fldSimple>
      <w:r w:rsidR="001235FF">
        <w:t>.</w:t>
      </w:r>
      <w:proofErr w:type="gramEnd"/>
      <w:r w:rsidR="001235FF">
        <w:t xml:space="preserve"> </w:t>
      </w:r>
      <w:r w:rsidR="001235FF" w:rsidRPr="00651F6E">
        <w:t>Senquence Diagram</w:t>
      </w:r>
      <w:r w:rsidR="001235FF">
        <w:t xml:space="preserve"> Truy vấn thông tin một thiết bị</w:t>
      </w:r>
      <w:bookmarkEnd w:id="147"/>
      <w:bookmarkEnd w:id="148"/>
    </w:p>
    <w:p w14:paraId="338EE137" w14:textId="03E097C6" w:rsidR="00DD1CAD" w:rsidRDefault="00014F53" w:rsidP="00347541">
      <w:pPr>
        <w:pStyle w:val="Style1"/>
        <w:jc w:val="both"/>
      </w:pPr>
      <w:r>
        <w:t xml:space="preserve">Đầu tiên người dùng sẽ gửi </w:t>
      </w:r>
      <w:r w:rsidRPr="00DD1CAD">
        <w:rPr>
          <w:b/>
        </w:rPr>
        <w:t>REQUEST</w:t>
      </w:r>
      <w:r>
        <w:t xml:space="preserve"> đến </w:t>
      </w:r>
      <w:r w:rsidR="0059528E" w:rsidRPr="00DD1CAD">
        <w:rPr>
          <w:b/>
        </w:rPr>
        <w:t>API</w:t>
      </w:r>
      <w:r w:rsidR="0059528E">
        <w:t xml:space="preserve"> kèm theo biến </w:t>
      </w:r>
      <w:r w:rsidR="0059528E" w:rsidRPr="00DD1CAD">
        <w:rPr>
          <w:b/>
        </w:rPr>
        <w:t>name</w:t>
      </w:r>
      <w:r w:rsidR="0059528E">
        <w:t xml:space="preserve"> (biến để lấy sensor), sau đó framework sẽ tự động điều hướng gọi tới phương thức </w:t>
      </w:r>
      <w:r w:rsidR="0059528E" w:rsidRPr="00DD1CAD">
        <w:rPr>
          <w:b/>
        </w:rPr>
        <w:t>get</w:t>
      </w:r>
      <w:r w:rsidR="00723A1F" w:rsidRPr="00DD1CAD">
        <w:rPr>
          <w:b/>
        </w:rPr>
        <w:t>_all_sensor_infor_by_</w:t>
      </w:r>
      <w:proofErr w:type="gramStart"/>
      <w:r w:rsidR="00723A1F" w:rsidRPr="00DD1CAD">
        <w:rPr>
          <w:b/>
        </w:rPr>
        <w:t>name(</w:t>
      </w:r>
      <w:proofErr w:type="gramEnd"/>
      <w:r w:rsidR="00723A1F" w:rsidRPr="00DD1CAD">
        <w:rPr>
          <w:b/>
        </w:rPr>
        <w:t>),</w:t>
      </w:r>
      <w:r w:rsidR="00723A1F">
        <w:t xml:space="preserve"> trong phương thức này </w:t>
      </w:r>
      <w:r w:rsidR="00723A1F" w:rsidRPr="00DD1CAD">
        <w:rPr>
          <w:b/>
        </w:rPr>
        <w:t>State_service</w:t>
      </w:r>
      <w:r w:rsidR="00723A1F">
        <w:t xml:space="preserve"> sẽ</w:t>
      </w:r>
      <w:r w:rsidR="00F1333B">
        <w:t xml:space="preserve"> sử dụng ngôn câu lệnh SQL để truy vấn dữ liệu từ </w:t>
      </w:r>
      <w:r w:rsidR="00F1333B" w:rsidRPr="00DD1CAD">
        <w:rPr>
          <w:b/>
        </w:rPr>
        <w:t>InfluxDB</w:t>
      </w:r>
      <w:r w:rsidR="00F1333B">
        <w:t xml:space="preserve">. </w:t>
      </w:r>
      <w:proofErr w:type="gramStart"/>
      <w:r w:rsidR="00F1333B">
        <w:t xml:space="preserve">Dữ liệu sẽ được trả về cho </w:t>
      </w:r>
      <w:r w:rsidR="00F1333B" w:rsidRPr="00DD1CAD">
        <w:rPr>
          <w:b/>
        </w:rPr>
        <w:t>State_service</w:t>
      </w:r>
      <w:r w:rsidR="00F1333B">
        <w:t>, sau đó được định dạng lại dưới dạng JSON và gửi kết quả này cho người truy vấn.</w:t>
      </w:r>
      <w:proofErr w:type="gramEnd"/>
    </w:p>
    <w:p w14:paraId="0B62D9C5" w14:textId="77777777" w:rsidR="00DD1CAD" w:rsidRDefault="00954E68" w:rsidP="00180005">
      <w:pPr>
        <w:pStyle w:val="Heading3"/>
      </w:pPr>
      <w:bookmarkStart w:id="149" w:name="_Toc470201086"/>
      <w:r>
        <w:t>4</w:t>
      </w:r>
      <w:r w:rsidR="00DD1CAD">
        <w:t>.4 Truy vấn lịch sử trạng thái của thiết bị</w:t>
      </w:r>
      <w:bookmarkEnd w:id="149"/>
    </w:p>
    <w:p w14:paraId="6A49056C" w14:textId="77777777" w:rsidR="001235FF" w:rsidRDefault="00E1523C" w:rsidP="001235FF">
      <w:pPr>
        <w:pStyle w:val="Style1"/>
        <w:keepNext/>
      </w:pPr>
      <w:r>
        <w:rPr>
          <w:noProof/>
          <w:lang w:eastAsia="en-US" w:bidi="ar-SA"/>
        </w:rPr>
        <w:drawing>
          <wp:inline distT="0" distB="0" distL="0" distR="0" wp14:anchorId="483296D2" wp14:editId="0D1ABADB">
            <wp:extent cx="5676900" cy="30590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aboration2__Interaction1__Truy van lich su thiet bi_5.png"/>
                    <pic:cNvPicPr/>
                  </pic:nvPicPr>
                  <pic:blipFill>
                    <a:blip r:embed="rId47">
                      <a:extLst>
                        <a:ext uri="{28A0092B-C50C-407E-A947-70E740481C1C}">
                          <a14:useLocalDpi xmlns:a14="http://schemas.microsoft.com/office/drawing/2010/main" val="0"/>
                        </a:ext>
                      </a:extLst>
                    </a:blip>
                    <a:stretch>
                      <a:fillRect/>
                    </a:stretch>
                  </pic:blipFill>
                  <pic:spPr>
                    <a:xfrm>
                      <a:off x="0" y="0"/>
                      <a:ext cx="5680603" cy="3061050"/>
                    </a:xfrm>
                    <a:prstGeom prst="rect">
                      <a:avLst/>
                    </a:prstGeom>
                  </pic:spPr>
                </pic:pic>
              </a:graphicData>
            </a:graphic>
          </wp:inline>
        </w:drawing>
      </w:r>
    </w:p>
    <w:p w14:paraId="0E61FC8B" w14:textId="352A4F8B" w:rsidR="00DD1CAD" w:rsidRDefault="001C5DF8" w:rsidP="001235FF">
      <w:pPr>
        <w:pStyle w:val="Caption"/>
        <w:jc w:val="center"/>
      </w:pPr>
      <w:bookmarkStart w:id="150" w:name="_Toc470105985"/>
      <w:bookmarkStart w:id="151" w:name="_Toc470201134"/>
      <w:proofErr w:type="gramStart"/>
      <w:r>
        <w:t>Hình</w:t>
      </w:r>
      <w:r w:rsidR="001235FF">
        <w:t xml:space="preserve"> </w:t>
      </w:r>
      <w:fldSimple w:instr=" SEQ Figure \* ARABIC ">
        <w:r w:rsidR="00F045F1">
          <w:rPr>
            <w:noProof/>
          </w:rPr>
          <w:t>29</w:t>
        </w:r>
      </w:fldSimple>
      <w:r w:rsidR="001235FF">
        <w:t>.</w:t>
      </w:r>
      <w:proofErr w:type="gramEnd"/>
      <w:r w:rsidR="001235FF">
        <w:t xml:space="preserve"> </w:t>
      </w:r>
      <w:r w:rsidR="001235FF" w:rsidRPr="00630155">
        <w:t>Senquence Diagram</w:t>
      </w:r>
      <w:r w:rsidR="001235FF">
        <w:t xml:space="preserve"> Truy vấn lịch sử trạng thái của thiết bị</w:t>
      </w:r>
      <w:bookmarkEnd w:id="150"/>
      <w:bookmarkEnd w:id="151"/>
    </w:p>
    <w:p w14:paraId="185C1280" w14:textId="39A3E17D" w:rsidR="00340DDB" w:rsidRDefault="00E1523C" w:rsidP="00347541">
      <w:pPr>
        <w:pStyle w:val="Style1"/>
        <w:jc w:val="both"/>
      </w:pPr>
      <w:r>
        <w:lastRenderedPageBreak/>
        <w:t xml:space="preserve">Lập trình viên gửi </w:t>
      </w:r>
      <w:r w:rsidRPr="00E1523C">
        <w:rPr>
          <w:b/>
        </w:rPr>
        <w:t>HTTP REQUEST</w:t>
      </w:r>
      <w:r>
        <w:t xml:space="preserve"> đến </w:t>
      </w:r>
      <w:r w:rsidRPr="00E1523C">
        <w:rPr>
          <w:b/>
        </w:rPr>
        <w:t>API</w:t>
      </w:r>
      <w:r>
        <w:t xml:space="preserve"> kèm </w:t>
      </w:r>
      <w:proofErr w:type="gramStart"/>
      <w:r>
        <w:t>theo</w:t>
      </w:r>
      <w:proofErr w:type="gramEnd"/>
      <w:r>
        <w:t xml:space="preserve"> biến name đại diện cho định danh của thiết bị. </w:t>
      </w:r>
      <w:r w:rsidRPr="00E1523C">
        <w:rPr>
          <w:b/>
        </w:rPr>
        <w:t>Framework</w:t>
      </w:r>
      <w:r>
        <w:t xml:space="preserve"> sẽ dùng định hướng từ </w:t>
      </w:r>
      <w:r w:rsidRPr="00E1523C">
        <w:rPr>
          <w:b/>
        </w:rPr>
        <w:t>API</w:t>
      </w:r>
      <w:r>
        <w:t xml:space="preserve"> đến hàm </w:t>
      </w:r>
      <w:r w:rsidRPr="00E1523C">
        <w:rPr>
          <w:b/>
        </w:rPr>
        <w:t>get_history_by_</w:t>
      </w:r>
      <w:proofErr w:type="gramStart"/>
      <w:r w:rsidRPr="00E1523C">
        <w:rPr>
          <w:b/>
        </w:rPr>
        <w:t>name(</w:t>
      </w:r>
      <w:proofErr w:type="gramEnd"/>
      <w:r w:rsidRPr="00E1523C">
        <w:rPr>
          <w:b/>
        </w:rPr>
        <w:t>name)</w:t>
      </w:r>
      <w:r>
        <w:t xml:space="preserve"> của </w:t>
      </w:r>
      <w:r w:rsidRPr="00E1523C">
        <w:rPr>
          <w:b/>
        </w:rPr>
        <w:t>State_service</w:t>
      </w:r>
      <w:r>
        <w:t xml:space="preserve">, hàm này sử dụng câu lệnh SQL để truy vấn lịch sử dữ liệu trong </w:t>
      </w:r>
      <w:r w:rsidRPr="00E1523C">
        <w:rPr>
          <w:b/>
        </w:rPr>
        <w:t>InfluxDB</w:t>
      </w:r>
      <w:r>
        <w:t xml:space="preserve">, dữ liệu trả về dữ liệu lịch sử đưới dạng mảng, khi </w:t>
      </w:r>
      <w:r w:rsidRPr="00E1523C">
        <w:rPr>
          <w:b/>
        </w:rPr>
        <w:t>State_service</w:t>
      </w:r>
      <w:r>
        <w:t xml:space="preserve"> nhận được dữ liệu trả về sẽ đóng gói </w:t>
      </w:r>
      <w:r w:rsidRPr="00E1523C">
        <w:rPr>
          <w:b/>
        </w:rPr>
        <w:t>JSON</w:t>
      </w:r>
      <w:r>
        <w:t xml:space="preserve"> và trả về cho người dùng.</w:t>
      </w:r>
    </w:p>
    <w:p w14:paraId="1F3E733F" w14:textId="77777777" w:rsidR="00340DDB" w:rsidRDefault="00954E68" w:rsidP="00180005">
      <w:pPr>
        <w:pStyle w:val="Heading3"/>
      </w:pPr>
      <w:bookmarkStart w:id="152" w:name="_Toc470201087"/>
      <w:r>
        <w:t>4</w:t>
      </w:r>
      <w:r w:rsidR="00E1523C">
        <w:t>.5 Thiết lập trạng thái cho thiết bị</w:t>
      </w:r>
      <w:bookmarkEnd w:id="152"/>
    </w:p>
    <w:p w14:paraId="39D7FAF3" w14:textId="4907F442" w:rsidR="00247064" w:rsidRDefault="00347541" w:rsidP="00340DDB">
      <w:pPr>
        <w:pStyle w:val="Style1"/>
      </w:pPr>
      <w:r>
        <w:rPr>
          <w:noProof/>
          <w:lang w:eastAsia="en-US" w:bidi="ar-SA"/>
        </w:rPr>
        <w:drawing>
          <wp:inline distT="0" distB="0" distL="0" distR="0" wp14:anchorId="513255AD" wp14:editId="130DB58D">
            <wp:extent cx="5995572" cy="2457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2__Collaboration1__Interaction1__Thiet lap trang thai cho thiet bi_6.png"/>
                    <pic:cNvPicPr/>
                  </pic:nvPicPr>
                  <pic:blipFill>
                    <a:blip r:embed="rId48">
                      <a:extLst>
                        <a:ext uri="{28A0092B-C50C-407E-A947-70E740481C1C}">
                          <a14:useLocalDpi xmlns:a14="http://schemas.microsoft.com/office/drawing/2010/main" val="0"/>
                        </a:ext>
                      </a:extLst>
                    </a:blip>
                    <a:stretch>
                      <a:fillRect/>
                    </a:stretch>
                  </pic:blipFill>
                  <pic:spPr>
                    <a:xfrm>
                      <a:off x="0" y="0"/>
                      <a:ext cx="5996240" cy="2457724"/>
                    </a:xfrm>
                    <a:prstGeom prst="rect">
                      <a:avLst/>
                    </a:prstGeom>
                  </pic:spPr>
                </pic:pic>
              </a:graphicData>
            </a:graphic>
          </wp:inline>
        </w:drawing>
      </w:r>
    </w:p>
    <w:p w14:paraId="2DC3058F" w14:textId="1B45D4B3" w:rsidR="001235FF" w:rsidRDefault="001235FF" w:rsidP="001235FF">
      <w:pPr>
        <w:pStyle w:val="Style1"/>
        <w:keepNext/>
      </w:pPr>
    </w:p>
    <w:p w14:paraId="2DB90B27" w14:textId="1A84CD4E" w:rsidR="00E1523C" w:rsidRDefault="001C5DF8" w:rsidP="001235FF">
      <w:pPr>
        <w:pStyle w:val="Caption"/>
        <w:jc w:val="center"/>
      </w:pPr>
      <w:bookmarkStart w:id="153" w:name="_Toc470105986"/>
      <w:bookmarkStart w:id="154" w:name="_Toc470201135"/>
      <w:proofErr w:type="gramStart"/>
      <w:r>
        <w:t>Hình</w:t>
      </w:r>
      <w:r w:rsidR="001235FF">
        <w:t xml:space="preserve"> </w:t>
      </w:r>
      <w:fldSimple w:instr=" SEQ Figure \* ARABIC ">
        <w:r w:rsidR="00F045F1">
          <w:rPr>
            <w:noProof/>
          </w:rPr>
          <w:t>30</w:t>
        </w:r>
      </w:fldSimple>
      <w:r w:rsidR="001235FF">
        <w:t>.</w:t>
      </w:r>
      <w:proofErr w:type="gramEnd"/>
      <w:r w:rsidR="001235FF">
        <w:t xml:space="preserve"> </w:t>
      </w:r>
      <w:r w:rsidR="001235FF" w:rsidRPr="00026110">
        <w:t>Senquence Diagram</w:t>
      </w:r>
      <w:r w:rsidR="001235FF">
        <w:t xml:space="preserve"> Thiết lập trạng thái cho thiết bị</w:t>
      </w:r>
      <w:bookmarkEnd w:id="153"/>
      <w:bookmarkEnd w:id="154"/>
    </w:p>
    <w:p w14:paraId="2EEDA698" w14:textId="77777777" w:rsidR="00247064" w:rsidRDefault="00247064" w:rsidP="00345E04">
      <w:pPr>
        <w:pStyle w:val="Style1"/>
        <w:jc w:val="both"/>
      </w:pPr>
      <w:r>
        <w:t xml:space="preserve">Người dùng gửi </w:t>
      </w:r>
      <w:r w:rsidRPr="00A16A14">
        <w:rPr>
          <w:b/>
        </w:rPr>
        <w:t>HTTP REQUEST</w:t>
      </w:r>
      <w:r>
        <w:t xml:space="preserve"> tới </w:t>
      </w:r>
      <w:r w:rsidRPr="00A16A14">
        <w:rPr>
          <w:b/>
        </w:rPr>
        <w:t>API</w:t>
      </w:r>
      <w:r>
        <w:t xml:space="preserve">, </w:t>
      </w:r>
      <w:r w:rsidRPr="00A16A14">
        <w:rPr>
          <w:b/>
        </w:rPr>
        <w:t>framework</w:t>
      </w:r>
      <w:r>
        <w:t xml:space="preserve"> sẽ tự động </w:t>
      </w:r>
      <w:r w:rsidR="0036794E">
        <w:t xml:space="preserve">điều hướng tới hàm </w:t>
      </w:r>
      <w:r w:rsidR="0036794E" w:rsidRPr="00A16A14">
        <w:rPr>
          <w:b/>
        </w:rPr>
        <w:t>set_sensor_state(entity_id, state)</w:t>
      </w:r>
      <w:r w:rsidR="0036794E">
        <w:t xml:space="preserve"> ở </w:t>
      </w:r>
      <w:r w:rsidR="0036794E" w:rsidRPr="00A16A14">
        <w:rPr>
          <w:b/>
        </w:rPr>
        <w:t>State_service</w:t>
      </w:r>
      <w:r w:rsidR="0036794E">
        <w:t xml:space="preserve"> trong đó </w:t>
      </w:r>
      <w:r w:rsidR="0036794E" w:rsidRPr="00A16A14">
        <w:rPr>
          <w:b/>
        </w:rPr>
        <w:t>entity_id</w:t>
      </w:r>
      <w:r w:rsidR="0036794E">
        <w:t xml:space="preserve"> là định danh của của thiết bị (giống với tên) và state là trạng thái muốn cài đặt cho thiết bị</w:t>
      </w:r>
      <w:r w:rsidR="00345E04">
        <w:t xml:space="preserve">. </w:t>
      </w:r>
      <w:r w:rsidR="00A16A14">
        <w:t xml:space="preserve">Khi này </w:t>
      </w:r>
      <w:r w:rsidR="00A16A14" w:rsidRPr="00A16A14">
        <w:rPr>
          <w:b/>
        </w:rPr>
        <w:t>State_servic</w:t>
      </w:r>
      <w:r w:rsidR="00345E04">
        <w:rPr>
          <w:b/>
        </w:rPr>
        <w:t>e</w:t>
      </w:r>
      <w:r w:rsidR="00A16A14">
        <w:t xml:space="preserve"> sẽ truy vấn đến cơ sở dữ liệu để xác định xem thiết bị này do </w:t>
      </w:r>
      <w:r w:rsidR="00A16A14" w:rsidRPr="00A16A14">
        <w:rPr>
          <w:b/>
        </w:rPr>
        <w:t>IoT Platform</w:t>
      </w:r>
      <w:r w:rsidR="00A16A14">
        <w:t xml:space="preserve"> nào quản lý. Sau khi xác định được thiết bị này thuộc </w:t>
      </w:r>
      <w:r w:rsidR="00A16A14" w:rsidRPr="00A16A14">
        <w:rPr>
          <w:b/>
        </w:rPr>
        <w:t>Platform</w:t>
      </w:r>
      <w:r w:rsidR="00A16A14">
        <w:t xml:space="preserve"> nào quản lý, </w:t>
      </w:r>
      <w:r w:rsidR="00A16A14" w:rsidRPr="00A16A14">
        <w:rPr>
          <w:b/>
        </w:rPr>
        <w:t>State_service</w:t>
      </w:r>
      <w:r w:rsidR="00A16A14">
        <w:t xml:space="preserve"> thông qua các </w:t>
      </w:r>
      <w:r w:rsidR="0036794E" w:rsidRPr="00A16A14">
        <w:rPr>
          <w:b/>
        </w:rPr>
        <w:t>Driver_Client</w:t>
      </w:r>
      <w:r w:rsidR="0036794E">
        <w:t xml:space="preserve"> sẽ gọi đến hàm </w:t>
      </w:r>
      <w:r w:rsidR="0036794E" w:rsidRPr="00A16A14">
        <w:rPr>
          <w:b/>
        </w:rPr>
        <w:t>set_sensor_state(entity_id,state)</w:t>
      </w:r>
      <w:r w:rsidR="0036794E">
        <w:t xml:space="preserve">  ở</w:t>
      </w:r>
      <w:r w:rsidR="00A16A14">
        <w:t xml:space="preserve"> </w:t>
      </w:r>
      <w:r w:rsidR="0036794E">
        <w:t xml:space="preserve"> </w:t>
      </w:r>
      <w:r w:rsidR="0036794E" w:rsidRPr="00A16A14">
        <w:rPr>
          <w:b/>
        </w:rPr>
        <w:t>Driver_base</w:t>
      </w:r>
      <w:r w:rsidR="0036794E">
        <w:t xml:space="preserve"> để cài đặt </w:t>
      </w:r>
      <w:r w:rsidR="00A16A14">
        <w:t xml:space="preserve">trạng thái cho thiết bị. </w:t>
      </w:r>
      <w:proofErr w:type="gramStart"/>
      <w:r w:rsidR="00A16A14">
        <w:t>Sau khi có kết quả của việc cài đặt (thành công hoặc thất bạ</w:t>
      </w:r>
      <w:r w:rsidR="00345E04">
        <w:t xml:space="preserve">i), kết quả sẽ được gửi từ </w:t>
      </w:r>
      <w:r w:rsidR="00A16A14">
        <w:t xml:space="preserve">Driver đến </w:t>
      </w:r>
      <w:r w:rsidR="00A16A14" w:rsidRPr="0006124A">
        <w:rPr>
          <w:b/>
        </w:rPr>
        <w:t>Driver_Client, State_service</w:t>
      </w:r>
      <w:r w:rsidR="00A16A14">
        <w:t xml:space="preserve">, rồi nén lại </w:t>
      </w:r>
      <w:r w:rsidR="00345E04">
        <w:t xml:space="preserve">dưới định dạng </w:t>
      </w:r>
      <w:r w:rsidR="00345E04" w:rsidRPr="0006124A">
        <w:rPr>
          <w:b/>
        </w:rPr>
        <w:t>JSON</w:t>
      </w:r>
      <w:r w:rsidR="00345E04">
        <w:t xml:space="preserve"> và gửi lại cho người dùng.</w:t>
      </w:r>
      <w:proofErr w:type="gramEnd"/>
    </w:p>
    <w:p w14:paraId="6E1CDD5F" w14:textId="77777777" w:rsidR="0006124A" w:rsidRDefault="0006124A" w:rsidP="00345E04">
      <w:pPr>
        <w:pStyle w:val="Style1"/>
        <w:jc w:val="both"/>
      </w:pPr>
    </w:p>
    <w:p w14:paraId="646582A4" w14:textId="77777777" w:rsidR="0006124A" w:rsidRDefault="00954E68" w:rsidP="00180005">
      <w:pPr>
        <w:pStyle w:val="Heading3"/>
      </w:pPr>
      <w:bookmarkStart w:id="155" w:name="_Toc470201088"/>
      <w:r>
        <w:lastRenderedPageBreak/>
        <w:t>4.6</w:t>
      </w:r>
      <w:r w:rsidR="0006124A">
        <w:t xml:space="preserve"> Thiết lập trạng thái cho thiết bị </w:t>
      </w:r>
      <w:proofErr w:type="gramStart"/>
      <w:r w:rsidR="0006124A">
        <w:t>theo</w:t>
      </w:r>
      <w:proofErr w:type="gramEnd"/>
      <w:r w:rsidR="0006124A">
        <w:t xml:space="preserve"> kiểu thiết bị</w:t>
      </w:r>
      <w:bookmarkEnd w:id="155"/>
    </w:p>
    <w:p w14:paraId="2551B49B" w14:textId="77777777" w:rsidR="001235FF" w:rsidRDefault="008D0855" w:rsidP="001235FF">
      <w:pPr>
        <w:pStyle w:val="Style1"/>
        <w:keepNext/>
        <w:jc w:val="both"/>
      </w:pPr>
      <w:r>
        <w:rPr>
          <w:noProof/>
          <w:lang w:eastAsia="en-US" w:bidi="ar-SA"/>
        </w:rPr>
        <w:drawing>
          <wp:inline distT="0" distB="0" distL="0" distR="0" wp14:anchorId="0296F0A3" wp14:editId="739A4F90">
            <wp:extent cx="6251901" cy="3333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iet lap trang thai bang bang type.png"/>
                    <pic:cNvPicPr/>
                  </pic:nvPicPr>
                  <pic:blipFill>
                    <a:blip r:embed="rId49">
                      <a:extLst>
                        <a:ext uri="{28A0092B-C50C-407E-A947-70E740481C1C}">
                          <a14:useLocalDpi xmlns:a14="http://schemas.microsoft.com/office/drawing/2010/main" val="0"/>
                        </a:ext>
                      </a:extLst>
                    </a:blip>
                    <a:stretch>
                      <a:fillRect/>
                    </a:stretch>
                  </pic:blipFill>
                  <pic:spPr>
                    <a:xfrm>
                      <a:off x="0" y="0"/>
                      <a:ext cx="6260962" cy="3338582"/>
                    </a:xfrm>
                    <a:prstGeom prst="rect">
                      <a:avLst/>
                    </a:prstGeom>
                  </pic:spPr>
                </pic:pic>
              </a:graphicData>
            </a:graphic>
          </wp:inline>
        </w:drawing>
      </w:r>
    </w:p>
    <w:p w14:paraId="4A8A6EC8" w14:textId="676B74BB" w:rsidR="0006124A" w:rsidRDefault="001C5DF8" w:rsidP="001235FF">
      <w:pPr>
        <w:pStyle w:val="Caption"/>
        <w:jc w:val="center"/>
      </w:pPr>
      <w:bookmarkStart w:id="156" w:name="_Toc470105987"/>
      <w:bookmarkStart w:id="157" w:name="_Toc470201136"/>
      <w:proofErr w:type="gramStart"/>
      <w:r>
        <w:t>Hình</w:t>
      </w:r>
      <w:r w:rsidR="001235FF">
        <w:t xml:space="preserve"> </w:t>
      </w:r>
      <w:fldSimple w:instr=" SEQ Figure \* ARABIC ">
        <w:r w:rsidR="00F045F1">
          <w:rPr>
            <w:noProof/>
          </w:rPr>
          <w:t>31</w:t>
        </w:r>
      </w:fldSimple>
      <w:r w:rsidR="001235FF">
        <w:t>.</w:t>
      </w:r>
      <w:proofErr w:type="gramEnd"/>
      <w:r w:rsidR="001235FF">
        <w:t xml:space="preserve"> </w:t>
      </w:r>
      <w:r w:rsidR="001235FF" w:rsidRPr="0087204B">
        <w:t>Senquence Diagram</w:t>
      </w:r>
      <w:r w:rsidR="001235FF">
        <w:t xml:space="preserve"> thiết lập trạng thái cho thiết bị </w:t>
      </w:r>
      <w:proofErr w:type="gramStart"/>
      <w:r w:rsidR="001235FF">
        <w:t>theo</w:t>
      </w:r>
      <w:proofErr w:type="gramEnd"/>
      <w:r w:rsidR="001235FF">
        <w:t xml:space="preserve"> kiểu thiết bị</w:t>
      </w:r>
      <w:bookmarkEnd w:id="156"/>
      <w:bookmarkEnd w:id="157"/>
    </w:p>
    <w:p w14:paraId="3BC8CBA5" w14:textId="77777777" w:rsidR="00345E04" w:rsidRDefault="009C4F5D" w:rsidP="00A16A14">
      <w:pPr>
        <w:pStyle w:val="Style1"/>
        <w:jc w:val="both"/>
      </w:pPr>
      <w:r>
        <w:t xml:space="preserve">Lập trình viên sẽ gửi </w:t>
      </w:r>
      <w:r w:rsidRPr="001235FF">
        <w:rPr>
          <w:b/>
        </w:rPr>
        <w:t>HTTP REQUEST</w:t>
      </w:r>
      <w:r>
        <w:t xml:space="preserve"> đế</w:t>
      </w:r>
      <w:r w:rsidR="006125C8">
        <w:t xml:space="preserve">n </w:t>
      </w:r>
      <w:r w:rsidR="006125C8" w:rsidRPr="001235FF">
        <w:rPr>
          <w:b/>
        </w:rPr>
        <w:t>API</w:t>
      </w:r>
      <w:r w:rsidR="006125C8">
        <w:t xml:space="preserve">, </w:t>
      </w:r>
      <w:r w:rsidR="006125C8" w:rsidRPr="001235FF">
        <w:rPr>
          <w:b/>
        </w:rPr>
        <w:t>framework</w:t>
      </w:r>
      <w:r w:rsidR="006125C8">
        <w:t xml:space="preserve"> sẽ điều hướng gọi tới hàm </w:t>
      </w:r>
      <w:r w:rsidR="006125C8" w:rsidRPr="001235FF">
        <w:rPr>
          <w:b/>
        </w:rPr>
        <w:t>set_sensor_state_by_</w:t>
      </w:r>
      <w:proofErr w:type="gramStart"/>
      <w:r w:rsidR="006125C8" w:rsidRPr="001235FF">
        <w:rPr>
          <w:b/>
        </w:rPr>
        <w:t>type(</w:t>
      </w:r>
      <w:proofErr w:type="gramEnd"/>
      <w:r w:rsidR="006125C8" w:rsidRPr="001235FF">
        <w:rPr>
          <w:b/>
        </w:rPr>
        <w:t>type)</w:t>
      </w:r>
      <w:r w:rsidR="006125C8">
        <w:t xml:space="preserve"> trong đó </w:t>
      </w:r>
      <w:r w:rsidR="006125C8" w:rsidRPr="001235FF">
        <w:rPr>
          <w:b/>
        </w:rPr>
        <w:t>type</w:t>
      </w:r>
      <w:r w:rsidR="006125C8">
        <w:t xml:space="preserve"> là kiểu thiết bị cần thay đổi trạng thái. </w:t>
      </w:r>
      <w:proofErr w:type="gramStart"/>
      <w:r w:rsidR="006125C8">
        <w:t xml:space="preserve">Trước tiên để State_service sẽ phải thông qua </w:t>
      </w:r>
      <w:r w:rsidR="006125C8" w:rsidRPr="001235FF">
        <w:rPr>
          <w:b/>
        </w:rPr>
        <w:t>Driver_client</w:t>
      </w:r>
      <w:r w:rsidR="006125C8">
        <w:t xml:space="preserve"> để gọi tới </w:t>
      </w:r>
      <w:r w:rsidR="006125C8" w:rsidRPr="001235FF">
        <w:rPr>
          <w:b/>
        </w:rPr>
        <w:t>Driver_base</w:t>
      </w:r>
      <w:r w:rsidR="006125C8">
        <w:t xml:space="preserve"> để truy vấn danh sách các thiết bị thuộc kiểu type.</w:t>
      </w:r>
      <w:proofErr w:type="gramEnd"/>
      <w:r w:rsidR="006125C8">
        <w:t xml:space="preserve"> </w:t>
      </w:r>
      <w:proofErr w:type="gramStart"/>
      <w:r w:rsidR="006125C8">
        <w:t xml:space="preserve">Sau khi lấy được danh sách các tên các thiết bị thuộc kiểu type rồi, </w:t>
      </w:r>
      <w:r w:rsidR="001235FF">
        <w:t xml:space="preserve">thì </w:t>
      </w:r>
      <w:r w:rsidR="001235FF" w:rsidRPr="001235FF">
        <w:rPr>
          <w:b/>
        </w:rPr>
        <w:t>State_service</w:t>
      </w:r>
      <w:r w:rsidR="001235FF">
        <w:t xml:space="preserve"> sẽ chạy vòng lặp để thiết lập trạng thái cho từng thiết bị này.</w:t>
      </w:r>
      <w:proofErr w:type="gramEnd"/>
      <w:r w:rsidR="001235FF">
        <w:t xml:space="preserve"> Công việc trong mỗi vòng lặp tương tự như hành động ở </w:t>
      </w:r>
      <w:r w:rsidR="001235FF" w:rsidRPr="001235FF">
        <w:rPr>
          <w:b/>
        </w:rPr>
        <w:t>senquence diagram</w:t>
      </w:r>
      <w:r w:rsidR="001235FF">
        <w:t xml:space="preserve"> đã nó ở trên.</w:t>
      </w:r>
    </w:p>
    <w:p w14:paraId="21393C61" w14:textId="77777777" w:rsidR="00CD48B0" w:rsidRDefault="00CD48B0" w:rsidP="00A16A14">
      <w:pPr>
        <w:pStyle w:val="Style1"/>
        <w:jc w:val="both"/>
      </w:pPr>
    </w:p>
    <w:p w14:paraId="2BCE1B00" w14:textId="77777777" w:rsidR="009D57D4" w:rsidRDefault="00954E68" w:rsidP="009D57D4">
      <w:pPr>
        <w:pStyle w:val="Heading2"/>
      </w:pPr>
      <w:bookmarkStart w:id="158" w:name="_Toc470201089"/>
      <w:r>
        <w:t>5</w:t>
      </w:r>
      <w:r w:rsidR="009D57D4">
        <w:t>, Thiết kế cơ sở dữ liệu</w:t>
      </w:r>
      <w:bookmarkEnd w:id="158"/>
    </w:p>
    <w:p w14:paraId="557F1FCD" w14:textId="734035B3" w:rsidR="00AB2915" w:rsidRPr="00AB2915" w:rsidRDefault="00AB2915" w:rsidP="00AB2915">
      <w:pPr>
        <w:pStyle w:val="Style1"/>
      </w:pPr>
      <w:r>
        <w:t xml:space="preserve">Với mong muốn thiết kế một cơ sở dữ liệu có thể cập nhật dữ liệu </w:t>
      </w:r>
      <w:proofErr w:type="gramStart"/>
      <w:r>
        <w:t>theo</w:t>
      </w:r>
      <w:proofErr w:type="gramEnd"/>
      <w:r>
        <w:t xml:space="preserve"> thời gian thực, đồng thời có thể dễ dàng truy vấn và thêm dữ liệu, Hệ thống đã lựa chọn InfluxDB là cơ sở dữ liệu của mình.</w:t>
      </w:r>
    </w:p>
    <w:p w14:paraId="05AE6CE2" w14:textId="77777777" w:rsidR="009D57D4" w:rsidRDefault="009D57D4" w:rsidP="00A16A14">
      <w:pPr>
        <w:pStyle w:val="Style1"/>
        <w:jc w:val="both"/>
      </w:pPr>
      <w:r>
        <w:t>InfluxDB là cơ sở dữ liệu có định dạng tương đối khác với cơ sở dữ liệu truyền thống, chính vì vậ</w:t>
      </w:r>
      <w:r w:rsidR="000525E4">
        <w:t>y đơn vị lưu trữ của influxDB như sau:</w:t>
      </w:r>
    </w:p>
    <w:p w14:paraId="0F93D0A7" w14:textId="77777777" w:rsidR="000F38D9" w:rsidRDefault="000F38D9" w:rsidP="000F38D9">
      <w:pPr>
        <w:pStyle w:val="Style1"/>
        <w:numPr>
          <w:ilvl w:val="0"/>
          <w:numId w:val="5"/>
        </w:numPr>
        <w:jc w:val="both"/>
      </w:pPr>
      <w:r>
        <w:t>Có nhiều cơ sở dữ liệu, trong mỗi cơ sử dữ liệu có thể chứa nhiều measurement</w:t>
      </w:r>
    </w:p>
    <w:p w14:paraId="34B85323" w14:textId="77777777" w:rsidR="000525E4" w:rsidRDefault="000525E4" w:rsidP="000525E4">
      <w:pPr>
        <w:pStyle w:val="Style1"/>
        <w:numPr>
          <w:ilvl w:val="0"/>
          <w:numId w:val="5"/>
        </w:numPr>
        <w:jc w:val="both"/>
      </w:pPr>
      <w:r>
        <w:t>Measurement: Lưu trữ một tập các dữ liệu</w:t>
      </w:r>
      <w:r w:rsidR="000F38D9">
        <w:t xml:space="preserve">, các dữ liệu sẽ được thêm vào measurement </w:t>
      </w:r>
      <w:proofErr w:type="gramStart"/>
      <w:r w:rsidR="000F38D9">
        <w:t>theo</w:t>
      </w:r>
      <w:proofErr w:type="gramEnd"/>
      <w:r w:rsidR="000F38D9">
        <w:t xml:space="preserve"> các cột đã được định danh trước.</w:t>
      </w:r>
    </w:p>
    <w:p w14:paraId="1E5A2F99" w14:textId="77777777" w:rsidR="000525E4" w:rsidRDefault="000525E4" w:rsidP="000525E4">
      <w:pPr>
        <w:pStyle w:val="Style1"/>
        <w:numPr>
          <w:ilvl w:val="0"/>
          <w:numId w:val="5"/>
        </w:numPr>
        <w:jc w:val="both"/>
      </w:pPr>
      <w:r>
        <w:t>Point: mỗi point là một điểm dữ liệu trong measurement</w:t>
      </w:r>
    </w:p>
    <w:p w14:paraId="04E0B7CF" w14:textId="77777777" w:rsidR="000525E4" w:rsidRDefault="000525E4" w:rsidP="000525E4">
      <w:pPr>
        <w:pStyle w:val="Style1"/>
        <w:numPr>
          <w:ilvl w:val="0"/>
          <w:numId w:val="5"/>
        </w:numPr>
        <w:jc w:val="both"/>
      </w:pPr>
      <w:r>
        <w:t>Tag: dùng để đánh tag, nhằm phân biệt các dữ liệu với nhau.</w:t>
      </w:r>
    </w:p>
    <w:p w14:paraId="3BF82EA8" w14:textId="77777777" w:rsidR="000525E4" w:rsidRDefault="000525E4" w:rsidP="000525E4">
      <w:pPr>
        <w:pStyle w:val="Style1"/>
        <w:jc w:val="both"/>
      </w:pPr>
      <w:proofErr w:type="gramStart"/>
      <w:r>
        <w:t>Khi thiết kế cơ sở dữ liệu cho hệ thống, việc quăn trọng nhất là lọc ra được những sự tương đồng trong dữ liệu trả về của các IoT Platform khác nhau.</w:t>
      </w:r>
      <w:proofErr w:type="gramEnd"/>
      <w:r>
        <w:t xml:space="preserve"> Trong thực nghiệm tích hợp 2 IoT Platform là OpenHAB và Home-Assistant, </w:t>
      </w:r>
      <w:r w:rsidR="000F38D9">
        <w:t xml:space="preserve">cơ sở dữ liệu được thiết kế </w:t>
      </w:r>
      <w:proofErr w:type="gramStart"/>
      <w:r w:rsidR="000F38D9">
        <w:t>theo</w:t>
      </w:r>
      <w:proofErr w:type="gramEnd"/>
      <w:r w:rsidR="000F38D9">
        <w:t xml:space="preserve"> nguyên tắc sau</w:t>
      </w:r>
    </w:p>
    <w:p w14:paraId="3B22AE2F" w14:textId="77777777" w:rsidR="000F38D9" w:rsidRDefault="000F38D9" w:rsidP="000F38D9">
      <w:pPr>
        <w:pStyle w:val="Style1"/>
        <w:numPr>
          <w:ilvl w:val="0"/>
          <w:numId w:val="5"/>
        </w:numPr>
        <w:jc w:val="both"/>
      </w:pPr>
      <w:r>
        <w:t xml:space="preserve">Dữ liệu của mỗi thiết bị sẽ được lưu trữ tại một </w:t>
      </w:r>
      <w:r w:rsidRPr="00CC0BE9">
        <w:rPr>
          <w:b/>
        </w:rPr>
        <w:t>measurement</w:t>
      </w:r>
      <w:r>
        <w:t xml:space="preserve">. </w:t>
      </w:r>
    </w:p>
    <w:p w14:paraId="3C812208" w14:textId="77777777" w:rsidR="000F38D9" w:rsidRDefault="000F38D9" w:rsidP="000F38D9">
      <w:pPr>
        <w:pStyle w:val="Style1"/>
        <w:numPr>
          <w:ilvl w:val="0"/>
          <w:numId w:val="5"/>
        </w:numPr>
        <w:jc w:val="both"/>
      </w:pPr>
      <w:r>
        <w:t xml:space="preserve">Các </w:t>
      </w:r>
      <w:r w:rsidRPr="00CC0BE9">
        <w:rPr>
          <w:b/>
        </w:rPr>
        <w:t>measurement</w:t>
      </w:r>
      <w:r>
        <w:t xml:space="preserve"> này sẽ được đánh </w:t>
      </w:r>
      <w:r w:rsidRPr="00CC0BE9">
        <w:rPr>
          <w:b/>
        </w:rPr>
        <w:t>tag</w:t>
      </w:r>
      <w:r>
        <w:t xml:space="preserve"> tương ứng với IoT Platform trực </w:t>
      </w:r>
      <w:r>
        <w:lastRenderedPageBreak/>
        <w:t>tiếp quản lí thiết bị này.</w:t>
      </w:r>
    </w:p>
    <w:p w14:paraId="41036865" w14:textId="77777777" w:rsidR="000F38D9" w:rsidRDefault="000F38D9" w:rsidP="00CC0BE9">
      <w:pPr>
        <w:pStyle w:val="Style1"/>
        <w:numPr>
          <w:ilvl w:val="0"/>
          <w:numId w:val="5"/>
        </w:numPr>
        <w:jc w:val="both"/>
      </w:pPr>
      <w:r>
        <w:t xml:space="preserve">Mỗi measurement gồm các trường: </w:t>
      </w:r>
      <w:r w:rsidR="00CC0BE9" w:rsidRPr="00CC0BE9">
        <w:rPr>
          <w:b/>
        </w:rPr>
        <w:t>time</w:t>
      </w:r>
      <w:r w:rsidR="00CC0BE9">
        <w:t xml:space="preserve">, </w:t>
      </w:r>
      <w:r w:rsidR="00CC0BE9" w:rsidRPr="00CC0BE9">
        <w:rPr>
          <w:b/>
        </w:rPr>
        <w:t>soft_name</w:t>
      </w:r>
      <w:r w:rsidR="00CC0BE9">
        <w:t xml:space="preserve">, </w:t>
      </w:r>
      <w:r w:rsidR="00CC0BE9" w:rsidRPr="00CC0BE9">
        <w:rPr>
          <w:b/>
        </w:rPr>
        <w:t>state</w:t>
      </w:r>
      <w:r w:rsidR="00CC0BE9">
        <w:t xml:space="preserve">, </w:t>
      </w:r>
      <w:r w:rsidR="00CC0BE9" w:rsidRPr="00CC0BE9">
        <w:rPr>
          <w:b/>
        </w:rPr>
        <w:t>type</w:t>
      </w:r>
    </w:p>
    <w:p w14:paraId="7931897C" w14:textId="77777777" w:rsidR="006C5BD8" w:rsidRDefault="00CC0BE9" w:rsidP="006C5BD8">
      <w:pPr>
        <w:pStyle w:val="Style1"/>
        <w:keepNext/>
        <w:jc w:val="both"/>
      </w:pPr>
      <w:r>
        <w:rPr>
          <w:noProof/>
          <w:lang w:eastAsia="en-US" w:bidi="ar-SA"/>
        </w:rPr>
        <w:drawing>
          <wp:inline distT="0" distB="0" distL="0" distR="0" wp14:anchorId="01EB49EB" wp14:editId="3A7F777D">
            <wp:extent cx="5760085" cy="18427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50">
                      <a:extLst>
                        <a:ext uri="{28A0092B-C50C-407E-A947-70E740481C1C}">
                          <a14:useLocalDpi xmlns:a14="http://schemas.microsoft.com/office/drawing/2010/main" val="0"/>
                        </a:ext>
                      </a:extLst>
                    </a:blip>
                    <a:stretch>
                      <a:fillRect/>
                    </a:stretch>
                  </pic:blipFill>
                  <pic:spPr>
                    <a:xfrm>
                      <a:off x="0" y="0"/>
                      <a:ext cx="5760085" cy="1842770"/>
                    </a:xfrm>
                    <a:prstGeom prst="rect">
                      <a:avLst/>
                    </a:prstGeom>
                  </pic:spPr>
                </pic:pic>
              </a:graphicData>
            </a:graphic>
          </wp:inline>
        </w:drawing>
      </w:r>
    </w:p>
    <w:p w14:paraId="3AC8BC37" w14:textId="695D4CB4" w:rsidR="00CC0BE9" w:rsidRDefault="006C5BD8" w:rsidP="006C5BD8">
      <w:pPr>
        <w:pStyle w:val="Caption"/>
        <w:jc w:val="center"/>
      </w:pPr>
      <w:proofErr w:type="gramStart"/>
      <w:r>
        <w:t>Hình 31.</w:t>
      </w:r>
      <w:proofErr w:type="gramEnd"/>
      <w:r>
        <w:t xml:space="preserve"> Thiết kế cơ sở dữ liệu</w:t>
      </w:r>
    </w:p>
    <w:p w14:paraId="41E9556F" w14:textId="77777777" w:rsidR="00CC0BE9" w:rsidRDefault="00CC0BE9" w:rsidP="00CC0BE9">
      <w:pPr>
        <w:pStyle w:val="Style1"/>
        <w:jc w:val="both"/>
      </w:pPr>
      <w:r>
        <w:t xml:space="preserve">Ở trên là cấu trúc lưu trữ của </w:t>
      </w:r>
      <w:r>
        <w:rPr>
          <w:b/>
        </w:rPr>
        <w:t>Influx</w:t>
      </w:r>
      <w:r w:rsidRPr="00CC0BE9">
        <w:rPr>
          <w:b/>
        </w:rPr>
        <w:t>DB</w:t>
      </w:r>
      <w:r w:rsidR="007E48BA">
        <w:t xml:space="preserve"> và bên phải</w:t>
      </w:r>
      <w:r>
        <w:t xml:space="preserve"> là ví dụ về 1 bản ghi trong </w:t>
      </w:r>
      <w:r w:rsidRPr="00CC0BE9">
        <w:rPr>
          <w:b/>
        </w:rPr>
        <w:t>Measurement Light1</w:t>
      </w:r>
    </w:p>
    <w:p w14:paraId="7585EA26" w14:textId="77777777" w:rsidR="00EB098F" w:rsidRDefault="00EB098F" w:rsidP="00CD48B0">
      <w:pPr>
        <w:pStyle w:val="Heading2"/>
      </w:pPr>
      <w:bookmarkStart w:id="159" w:name="_Toc470201090"/>
    </w:p>
    <w:p w14:paraId="2F7F59CB" w14:textId="77777777" w:rsidR="00CD48B0" w:rsidRDefault="00954E68" w:rsidP="00CD48B0">
      <w:pPr>
        <w:pStyle w:val="Heading2"/>
      </w:pPr>
      <w:r>
        <w:t>6</w:t>
      </w:r>
      <w:r w:rsidR="00CD48B0">
        <w:t>, Thiết kế giao diện</w:t>
      </w:r>
      <w:r w:rsidR="009D57D4">
        <w:t xml:space="preserve"> đồ họa</w:t>
      </w:r>
      <w:bookmarkEnd w:id="159"/>
    </w:p>
    <w:p w14:paraId="1A9217C6" w14:textId="77777777" w:rsidR="00CD48B0" w:rsidRDefault="00CD48B0" w:rsidP="00244E37">
      <w:pPr>
        <w:pStyle w:val="Style1"/>
      </w:pPr>
      <w:proofErr w:type="gramStart"/>
      <w:r>
        <w:t>Giao diện của hệ thống sẽ gồm 2 phần chính là phần điều khiển và phần xem lịch sử trạng thái của thiết bị.</w:t>
      </w:r>
      <w:proofErr w:type="gramEnd"/>
    </w:p>
    <w:p w14:paraId="71A6C44B" w14:textId="77777777" w:rsidR="009D57D4" w:rsidRDefault="009D57D4" w:rsidP="00244E37">
      <w:pPr>
        <w:pStyle w:val="Style1"/>
      </w:pPr>
      <w:r>
        <w:t>Giao diện điều khiển của thiết bị:</w:t>
      </w:r>
    </w:p>
    <w:p w14:paraId="25C56862" w14:textId="77777777" w:rsidR="002B1E1C" w:rsidRDefault="002B1E1C" w:rsidP="00244E37">
      <w:pPr>
        <w:pStyle w:val="Style1"/>
        <w:rPr>
          <w:noProof/>
          <w:lang w:eastAsia="en-US" w:bidi="ar-SA"/>
        </w:rPr>
      </w:pPr>
    </w:p>
    <w:p w14:paraId="02D23888" w14:textId="77777777" w:rsidR="006C5BD8" w:rsidRDefault="002B1E1C" w:rsidP="006C5BD8">
      <w:pPr>
        <w:keepNext/>
        <w:jc w:val="center"/>
      </w:pPr>
      <w:r>
        <w:rPr>
          <w:noProof/>
          <w:lang w:eastAsia="en-US" w:bidi="ar-SA"/>
        </w:rPr>
        <w:drawing>
          <wp:inline distT="0" distB="0" distL="0" distR="0" wp14:anchorId="4717DC51" wp14:editId="22718D4C">
            <wp:extent cx="5139558" cy="367095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PNG"/>
                    <pic:cNvPicPr/>
                  </pic:nvPicPr>
                  <pic:blipFill>
                    <a:blip r:embed="rId51">
                      <a:extLst>
                        <a:ext uri="{28A0092B-C50C-407E-A947-70E740481C1C}">
                          <a14:useLocalDpi xmlns:a14="http://schemas.microsoft.com/office/drawing/2010/main" val="0"/>
                        </a:ext>
                      </a:extLst>
                    </a:blip>
                    <a:stretch>
                      <a:fillRect/>
                    </a:stretch>
                  </pic:blipFill>
                  <pic:spPr>
                    <a:xfrm>
                      <a:off x="0" y="0"/>
                      <a:ext cx="5144624" cy="3674569"/>
                    </a:xfrm>
                    <a:prstGeom prst="rect">
                      <a:avLst/>
                    </a:prstGeom>
                  </pic:spPr>
                </pic:pic>
              </a:graphicData>
            </a:graphic>
          </wp:inline>
        </w:drawing>
      </w:r>
    </w:p>
    <w:p w14:paraId="21424A40" w14:textId="764B6A75" w:rsidR="009D57D4" w:rsidRPr="00CD48B0" w:rsidRDefault="006C5BD8" w:rsidP="006C5BD8">
      <w:pPr>
        <w:pStyle w:val="Caption"/>
        <w:jc w:val="center"/>
      </w:pPr>
      <w:proofErr w:type="gramStart"/>
      <w:r>
        <w:t>Hình 32.</w:t>
      </w:r>
      <w:proofErr w:type="gramEnd"/>
      <w:r>
        <w:t xml:space="preserve"> Thiết kế giao diện điều khiển</w:t>
      </w:r>
    </w:p>
    <w:p w14:paraId="07273A24" w14:textId="77777777" w:rsidR="002B1E1C" w:rsidRDefault="002B1E1C" w:rsidP="002B1E1C">
      <w:pPr>
        <w:pStyle w:val="Style1"/>
      </w:pPr>
    </w:p>
    <w:p w14:paraId="2D74A3C0" w14:textId="77777777" w:rsidR="00EB098F" w:rsidRDefault="00EB098F" w:rsidP="002B1E1C">
      <w:pPr>
        <w:pStyle w:val="Style1"/>
      </w:pPr>
    </w:p>
    <w:p w14:paraId="6EBABE9C" w14:textId="77777777" w:rsidR="00EB098F" w:rsidRDefault="00EB098F" w:rsidP="002B1E1C">
      <w:pPr>
        <w:pStyle w:val="Style1"/>
      </w:pPr>
    </w:p>
    <w:p w14:paraId="0D2F59EA" w14:textId="77777777" w:rsidR="00EB098F" w:rsidRDefault="00EB098F" w:rsidP="002B1E1C">
      <w:pPr>
        <w:pStyle w:val="Style1"/>
      </w:pPr>
    </w:p>
    <w:p w14:paraId="6C992791" w14:textId="77777777" w:rsidR="00EB098F" w:rsidRDefault="00EB098F" w:rsidP="002B1E1C">
      <w:pPr>
        <w:pStyle w:val="Style1"/>
      </w:pPr>
    </w:p>
    <w:p w14:paraId="06EE3619" w14:textId="77777777" w:rsidR="002B1E1C" w:rsidRDefault="002B1E1C" w:rsidP="002B1E1C">
      <w:pPr>
        <w:pStyle w:val="Style1"/>
      </w:pPr>
      <w:r>
        <w:t>Giao diện xem lịch sử của thiết bị</w:t>
      </w:r>
    </w:p>
    <w:p w14:paraId="7B9E0757" w14:textId="77777777" w:rsidR="002B1E1C" w:rsidRDefault="002B1E1C" w:rsidP="002B1E1C">
      <w:pPr>
        <w:pStyle w:val="Style1"/>
      </w:pPr>
    </w:p>
    <w:p w14:paraId="663F8694" w14:textId="77777777" w:rsidR="006C5BD8" w:rsidRDefault="002B1E1C" w:rsidP="006C5BD8">
      <w:pPr>
        <w:pStyle w:val="Style1"/>
        <w:keepNext/>
        <w:jc w:val="center"/>
      </w:pPr>
      <w:r>
        <w:rPr>
          <w:noProof/>
          <w:lang w:eastAsia="en-US" w:bidi="ar-SA"/>
        </w:rPr>
        <w:drawing>
          <wp:inline distT="0" distB="0" distL="0" distR="0" wp14:anchorId="39C15FD1" wp14:editId="44590D52">
            <wp:extent cx="5281448" cy="378685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 2.PNG"/>
                    <pic:cNvPicPr/>
                  </pic:nvPicPr>
                  <pic:blipFill>
                    <a:blip r:embed="rId52">
                      <a:extLst>
                        <a:ext uri="{28A0092B-C50C-407E-A947-70E740481C1C}">
                          <a14:useLocalDpi xmlns:a14="http://schemas.microsoft.com/office/drawing/2010/main" val="0"/>
                        </a:ext>
                      </a:extLst>
                    </a:blip>
                    <a:stretch>
                      <a:fillRect/>
                    </a:stretch>
                  </pic:blipFill>
                  <pic:spPr>
                    <a:xfrm>
                      <a:off x="0" y="0"/>
                      <a:ext cx="5294541" cy="3796241"/>
                    </a:xfrm>
                    <a:prstGeom prst="rect">
                      <a:avLst/>
                    </a:prstGeom>
                  </pic:spPr>
                </pic:pic>
              </a:graphicData>
            </a:graphic>
          </wp:inline>
        </w:drawing>
      </w:r>
    </w:p>
    <w:p w14:paraId="788C7F86" w14:textId="38317B69" w:rsidR="002B1E1C" w:rsidRPr="002B1E1C" w:rsidRDefault="006C5BD8" w:rsidP="006C5BD8">
      <w:pPr>
        <w:pStyle w:val="Caption"/>
        <w:jc w:val="center"/>
      </w:pPr>
      <w:proofErr w:type="gramStart"/>
      <w:r>
        <w:t xml:space="preserve">Hình </w:t>
      </w:r>
      <w:r w:rsidR="002E0BB6">
        <w:t>33</w:t>
      </w:r>
      <w:r>
        <w:t>.</w:t>
      </w:r>
      <w:proofErr w:type="gramEnd"/>
      <w:r>
        <w:t xml:space="preserve"> Thiết kế giao diện xem lịch sử của thiết bị</w:t>
      </w:r>
    </w:p>
    <w:p w14:paraId="41053FAD" w14:textId="1219D531" w:rsidR="00A80861" w:rsidRDefault="00B6197F" w:rsidP="00B6197F">
      <w:pPr>
        <w:pStyle w:val="Heading2"/>
      </w:pPr>
      <w:bookmarkStart w:id="160" w:name="_Toc470201091"/>
      <w:r>
        <w:t>7, Tính khả mở của hệ thống</w:t>
      </w:r>
      <w:bookmarkEnd w:id="160"/>
    </w:p>
    <w:p w14:paraId="72424BF3" w14:textId="77777777" w:rsidR="00B6197F" w:rsidRDefault="00B6197F" w:rsidP="00244E37">
      <w:pPr>
        <w:pStyle w:val="Style1"/>
      </w:pPr>
      <w:r>
        <w:t xml:space="preserve">Với mục tiêu ban đầu là thiết kế một hệ thống có tính khả mở cao, đồ </w:t>
      </w:r>
      <w:proofErr w:type="gramStart"/>
      <w:r>
        <w:t>án</w:t>
      </w:r>
      <w:proofErr w:type="gramEnd"/>
      <w:r>
        <w:t xml:space="preserve"> đã được thiết kế để có thể dễ dàng tích hợp thêm các IoT Platform khác và mấu chốt chính là Driver_base. </w:t>
      </w:r>
    </w:p>
    <w:p w14:paraId="75BD2EC7" w14:textId="77777777" w:rsidR="00244E37" w:rsidRDefault="00244E37" w:rsidP="00244E37">
      <w:pPr>
        <w:pStyle w:val="Style1"/>
      </w:pPr>
    </w:p>
    <w:p w14:paraId="7916F78D" w14:textId="5B4F639E" w:rsidR="00B6197F" w:rsidRPr="00244E37" w:rsidRDefault="00B6197F" w:rsidP="00244E37">
      <w:pPr>
        <w:pStyle w:val="Style1"/>
        <w:rPr>
          <w:b/>
        </w:rPr>
      </w:pPr>
      <w:r w:rsidRPr="00244E37">
        <w:rPr>
          <w:b/>
        </w:rPr>
        <w:t xml:space="preserve">Tính khả mở </w:t>
      </w:r>
      <w:proofErr w:type="gramStart"/>
      <w:r w:rsidRPr="00244E37">
        <w:rPr>
          <w:b/>
        </w:rPr>
        <w:t>theo</w:t>
      </w:r>
      <w:proofErr w:type="gramEnd"/>
      <w:r w:rsidRPr="00244E37">
        <w:rPr>
          <w:b/>
        </w:rPr>
        <w:t xml:space="preserve"> chiều dọc:</w:t>
      </w:r>
    </w:p>
    <w:p w14:paraId="594A6AFF" w14:textId="0176CAAE" w:rsidR="00B6197F" w:rsidRDefault="00B6197F" w:rsidP="00244E37">
      <w:pPr>
        <w:pStyle w:val="Style1"/>
      </w:pPr>
      <w:proofErr w:type="gramStart"/>
      <w:r>
        <w:t>Giả thiết đặt ra rằng nếu OpenHab và Home-Assistant cùng phát triển thêm một tính năng mới.</w:t>
      </w:r>
      <w:proofErr w:type="gramEnd"/>
      <w:r>
        <w:t xml:space="preserve"> Thì tính năng mới đó sẽ được cập nhật vào Driver_base trước để định nghĩa ra chuẩn </w:t>
      </w:r>
      <w:proofErr w:type="gramStart"/>
      <w:r>
        <w:t>chung</w:t>
      </w:r>
      <w:proofErr w:type="gramEnd"/>
      <w:r>
        <w:t xml:space="preserve"> giữa các IoT Platform. </w:t>
      </w:r>
      <w:proofErr w:type="gramStart"/>
      <w:r>
        <w:t>Sau đó và việc cập nhật thêm các driver mà kế thừa từ Driver_Base này.</w:t>
      </w:r>
      <w:proofErr w:type="gramEnd"/>
    </w:p>
    <w:p w14:paraId="55DC0BCA" w14:textId="77777777" w:rsidR="00244E37" w:rsidRDefault="00244E37" w:rsidP="00244E37">
      <w:pPr>
        <w:pStyle w:val="Style1"/>
      </w:pPr>
    </w:p>
    <w:p w14:paraId="2672EC83" w14:textId="25C7C675" w:rsidR="00B6197F" w:rsidRPr="00B6197F" w:rsidRDefault="00B6197F" w:rsidP="00244E37">
      <w:pPr>
        <w:pStyle w:val="Style1"/>
      </w:pPr>
      <w:r w:rsidRPr="00244E37">
        <w:rPr>
          <w:b/>
        </w:rPr>
        <w:t>Tính khả mở theo chiều ngang</w:t>
      </w:r>
      <w:proofErr w:type="gramStart"/>
      <w:r w:rsidRPr="00244E37">
        <w:rPr>
          <w:b/>
        </w:rPr>
        <w:t>:</w:t>
      </w:r>
      <w:proofErr w:type="gramEnd"/>
      <w:r>
        <w:br/>
        <w:t>Khi muốn tích hợp thêm các IoT Platform khác vào hệ thống, thì trước tiên cần viế</w:t>
      </w:r>
      <w:r w:rsidR="0089338B">
        <w:t xml:space="preserve">t driver cho Platform đó. </w:t>
      </w:r>
      <w:proofErr w:type="gramStart"/>
      <w:r w:rsidR="0089338B">
        <w:t>Việc viết driver sẽ kế thừa từ các hàm và thuộc tính của Driver_base.</w:t>
      </w:r>
      <w:proofErr w:type="gramEnd"/>
      <w:r w:rsidR="0089338B">
        <w:t xml:space="preserve"> </w:t>
      </w:r>
      <w:proofErr w:type="gramStart"/>
      <w:r w:rsidR="0089338B">
        <w:t>Sau khi viết xong driver thì chỉ cần khai báo driver này vào trong Drive_client là có thể sử dụ</w:t>
      </w:r>
      <w:r w:rsidR="00F5401A">
        <w:t>ng.</w:t>
      </w:r>
      <w:proofErr w:type="gramEnd"/>
      <w:r w:rsidR="00F5401A">
        <w:t xml:space="preserve"> </w:t>
      </w:r>
      <w:proofErr w:type="gramStart"/>
      <w:r w:rsidR="00F5401A">
        <w:t>Điều này rất tiện lợi vì toàn bộ lớp mô phỏng và cung cấp API ở phía trên đều được giữ nguyên.</w:t>
      </w:r>
      <w:proofErr w:type="gramEnd"/>
    </w:p>
    <w:p w14:paraId="3A2AAC1E" w14:textId="7C153657" w:rsidR="00F5401A" w:rsidRDefault="00F5401A" w:rsidP="00244E37">
      <w:pPr>
        <w:pStyle w:val="Style1"/>
      </w:pPr>
      <w:r>
        <w:br w:type="page"/>
      </w:r>
    </w:p>
    <w:p w14:paraId="01689D67" w14:textId="7158F307" w:rsidR="00225435" w:rsidRDefault="00C5628A" w:rsidP="00225435">
      <w:pPr>
        <w:pStyle w:val="Heading2"/>
      </w:pPr>
      <w:bookmarkStart w:id="161" w:name="_Toc470201092"/>
      <w:r>
        <w:lastRenderedPageBreak/>
        <w:t xml:space="preserve">Chương III, </w:t>
      </w:r>
      <w:r w:rsidR="00594479">
        <w:t>Kiểm thử hệ thống</w:t>
      </w:r>
      <w:bookmarkEnd w:id="161"/>
    </w:p>
    <w:p w14:paraId="4276EA2E" w14:textId="56719226" w:rsidR="00594479" w:rsidRDefault="00594479" w:rsidP="00450044">
      <w:pPr>
        <w:pStyle w:val="Heading2"/>
      </w:pPr>
      <w:bookmarkStart w:id="162" w:name="_Toc470201093"/>
      <w:r>
        <w:t>1. Cài đặt môi trường kiểm thử</w:t>
      </w:r>
      <w:bookmarkEnd w:id="162"/>
    </w:p>
    <w:p w14:paraId="092E7600" w14:textId="097A3029" w:rsidR="00594479" w:rsidRDefault="00594479" w:rsidP="00594479">
      <w:r>
        <w:t xml:space="preserve">Môi trường kiểm thử của hệ thống được thiết lập </w:t>
      </w:r>
      <w:r w:rsidR="0041536E">
        <w:t>như hình sau:</w:t>
      </w:r>
    </w:p>
    <w:p w14:paraId="1981A428" w14:textId="77777777" w:rsidR="0041536E" w:rsidRDefault="0041536E" w:rsidP="0041536E">
      <w:pPr>
        <w:keepNext/>
      </w:pPr>
      <w:r>
        <w:rPr>
          <w:noProof/>
          <w:lang w:eastAsia="en-US" w:bidi="ar-SA"/>
        </w:rPr>
        <w:drawing>
          <wp:inline distT="0" distB="0" distL="0" distR="0" wp14:anchorId="44A58269" wp14:editId="75805A10">
            <wp:extent cx="5287138" cy="298774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y.png"/>
                    <pic:cNvPicPr/>
                  </pic:nvPicPr>
                  <pic:blipFill>
                    <a:blip r:embed="rId53">
                      <a:extLst>
                        <a:ext uri="{28A0092B-C50C-407E-A947-70E740481C1C}">
                          <a14:useLocalDpi xmlns:a14="http://schemas.microsoft.com/office/drawing/2010/main" val="0"/>
                        </a:ext>
                      </a:extLst>
                    </a:blip>
                    <a:stretch>
                      <a:fillRect/>
                    </a:stretch>
                  </pic:blipFill>
                  <pic:spPr>
                    <a:xfrm>
                      <a:off x="0" y="0"/>
                      <a:ext cx="5289489" cy="2989078"/>
                    </a:xfrm>
                    <a:prstGeom prst="rect">
                      <a:avLst/>
                    </a:prstGeom>
                  </pic:spPr>
                </pic:pic>
              </a:graphicData>
            </a:graphic>
          </wp:inline>
        </w:drawing>
      </w:r>
    </w:p>
    <w:p w14:paraId="5E00A5D4" w14:textId="580C1C36" w:rsidR="00594479" w:rsidRDefault="0041536E" w:rsidP="0041536E">
      <w:pPr>
        <w:pStyle w:val="Caption"/>
        <w:jc w:val="center"/>
      </w:pPr>
      <w:proofErr w:type="gramStart"/>
      <w:r>
        <w:t>Hình 34.</w:t>
      </w:r>
      <w:proofErr w:type="gramEnd"/>
      <w:r>
        <w:t xml:space="preserve"> Mô hình kiểm thử</w:t>
      </w:r>
    </w:p>
    <w:p w14:paraId="5F9796C4" w14:textId="77777777" w:rsidR="00AC6229" w:rsidRDefault="0041536E" w:rsidP="0041536E">
      <w:pPr>
        <w:pStyle w:val="Style1"/>
        <w:jc w:val="both"/>
      </w:pPr>
      <w:r>
        <w:t>Hệ thống kiểm thử hiện đang được được triể</w:t>
      </w:r>
      <w:r w:rsidR="00AC6229">
        <w:t xml:space="preserve">n khai trên một node duy nhất chạy Ubuntu 16.04 với cấu hình:  </w:t>
      </w:r>
    </w:p>
    <w:p w14:paraId="1332F5B4" w14:textId="77777777" w:rsidR="00AC6229" w:rsidRDefault="00AC6229" w:rsidP="0041536E">
      <w:pPr>
        <w:pStyle w:val="Style1"/>
        <w:jc w:val="both"/>
      </w:pPr>
      <w:r>
        <w:t>- 4GB RAM</w:t>
      </w:r>
    </w:p>
    <w:p w14:paraId="44B6EC47" w14:textId="77777777" w:rsidR="00AC6229" w:rsidRDefault="00AC6229" w:rsidP="0041536E">
      <w:pPr>
        <w:pStyle w:val="Style1"/>
        <w:jc w:val="both"/>
      </w:pPr>
      <w:r>
        <w:t>- CPU 4 lõi</w:t>
      </w:r>
    </w:p>
    <w:p w14:paraId="043FFBEB" w14:textId="77777777" w:rsidR="00AC6229" w:rsidRDefault="00AC6229" w:rsidP="0041536E">
      <w:pPr>
        <w:pStyle w:val="Style1"/>
        <w:jc w:val="both"/>
      </w:pPr>
      <w:proofErr w:type="gramStart"/>
      <w:r>
        <w:t>- Ổ cứng SSD 120GB.</w:t>
      </w:r>
      <w:proofErr w:type="gramEnd"/>
      <w:r>
        <w:t xml:space="preserve"> </w:t>
      </w:r>
    </w:p>
    <w:p w14:paraId="4F1A17AF" w14:textId="25B00A6A" w:rsidR="00D51B70" w:rsidRDefault="0041536E" w:rsidP="0041536E">
      <w:pPr>
        <w:pStyle w:val="Style1"/>
        <w:jc w:val="both"/>
      </w:pPr>
      <w:r>
        <w:t>Giải thích các thành phần trong mô hình kiểm thử ở trên</w:t>
      </w:r>
      <w:r w:rsidR="00D51B70">
        <w:t>:</w:t>
      </w:r>
    </w:p>
    <w:p w14:paraId="7DF19E76" w14:textId="4E94734A" w:rsidR="002E0BB6" w:rsidRDefault="0041536E" w:rsidP="0041536E">
      <w:pPr>
        <w:pStyle w:val="Style1"/>
        <w:jc w:val="both"/>
      </w:pPr>
      <w:r>
        <w:t xml:space="preserve">- </w:t>
      </w:r>
      <w:r w:rsidRPr="0041536E">
        <w:rPr>
          <w:b/>
        </w:rPr>
        <w:t>Front-end</w:t>
      </w:r>
      <w:r>
        <w:t xml:space="preserve"> là web interface, chạy ở một server riêng (do npm quản lí)</w:t>
      </w:r>
    </w:p>
    <w:p w14:paraId="1B19715C" w14:textId="233D2073" w:rsidR="0041536E" w:rsidRDefault="0041536E" w:rsidP="0041536E">
      <w:pPr>
        <w:pStyle w:val="Style1"/>
        <w:jc w:val="both"/>
      </w:pPr>
      <w:r>
        <w:t xml:space="preserve">- </w:t>
      </w:r>
      <w:r w:rsidRPr="0041536E">
        <w:rPr>
          <w:b/>
        </w:rPr>
        <w:t>Back-end</w:t>
      </w:r>
      <w:r>
        <w:t xml:space="preserve"> gồm các thành phần StateService, RulesService và cung cấp API cho người dùng và được chạy bằng server Python 2.7</w:t>
      </w:r>
    </w:p>
    <w:p w14:paraId="2301C569" w14:textId="65382ABF" w:rsidR="0041536E" w:rsidRDefault="0041536E" w:rsidP="0041536E">
      <w:pPr>
        <w:pStyle w:val="Style1"/>
        <w:jc w:val="both"/>
      </w:pPr>
      <w:proofErr w:type="gramStart"/>
      <w:r>
        <w:t xml:space="preserve">- </w:t>
      </w:r>
      <w:r w:rsidRPr="0041536E">
        <w:rPr>
          <w:b/>
        </w:rPr>
        <w:t>OpenHab</w:t>
      </w:r>
      <w:r>
        <w:t xml:space="preserve"> và </w:t>
      </w:r>
      <w:r w:rsidRPr="0041536E">
        <w:rPr>
          <w:b/>
        </w:rPr>
        <w:t>Home-Assitant</w:t>
      </w:r>
      <w:r>
        <w:t xml:space="preserve"> là hai IoT Platform đang được tích hợp trong hệ thống.</w:t>
      </w:r>
      <w:proofErr w:type="gramEnd"/>
      <w:r>
        <w:t xml:space="preserve"> </w:t>
      </w:r>
      <w:proofErr w:type="gramStart"/>
      <w:r>
        <w:t>Vì hệ thống chạy trên một máy, để đảm bảo tính độc lập và phân tán của hai IoT Platform này.</w:t>
      </w:r>
      <w:proofErr w:type="gramEnd"/>
      <w:r>
        <w:t xml:space="preserve"> </w:t>
      </w:r>
      <w:proofErr w:type="gramStart"/>
      <w:r>
        <w:t>Hệ thố</w:t>
      </w:r>
      <w:r w:rsidR="00D51B70">
        <w:t xml:space="preserve">ng đã dùng môi trường </w:t>
      </w:r>
      <w:r w:rsidR="00D51B70" w:rsidRPr="00D51B70">
        <w:rPr>
          <w:b/>
        </w:rPr>
        <w:t>Docker Container</w:t>
      </w:r>
      <w:r w:rsidR="00D51B70">
        <w:t xml:space="preserve"> để 2 IoT Platform có thể hoạt động độc lập nhau.</w:t>
      </w:r>
      <w:proofErr w:type="gramEnd"/>
    </w:p>
    <w:p w14:paraId="33479726" w14:textId="595325A0" w:rsidR="0041536E" w:rsidRDefault="0041536E" w:rsidP="0041536E">
      <w:pPr>
        <w:pStyle w:val="Style1"/>
        <w:jc w:val="both"/>
      </w:pPr>
      <w:r>
        <w:t xml:space="preserve">- </w:t>
      </w:r>
      <w:r w:rsidRPr="00D51B70">
        <w:rPr>
          <w:b/>
        </w:rPr>
        <w:t>InfluxDB</w:t>
      </w:r>
      <w:r>
        <w:t xml:space="preserve"> cũng được đưa lên môi trường </w:t>
      </w:r>
      <w:r w:rsidR="00D51B70" w:rsidRPr="00D51B70">
        <w:rPr>
          <w:b/>
        </w:rPr>
        <w:t>Docker</w:t>
      </w:r>
      <w:r w:rsidR="00D51B70">
        <w:t xml:space="preserve"> </w:t>
      </w:r>
      <w:r w:rsidRPr="00D51B70">
        <w:rPr>
          <w:b/>
        </w:rPr>
        <w:t>Container</w:t>
      </w:r>
      <w:r>
        <w:t xml:space="preserve"> để</w:t>
      </w:r>
      <w:r w:rsidR="00D51B70">
        <w:t xml:space="preserve"> có thể khởi động nhanh hơn.</w:t>
      </w:r>
      <w:r>
        <w:t xml:space="preserve"> </w:t>
      </w:r>
    </w:p>
    <w:p w14:paraId="293125DF" w14:textId="77777777" w:rsidR="00B5682F" w:rsidRDefault="00B5682F" w:rsidP="0041536E">
      <w:pPr>
        <w:pStyle w:val="Style1"/>
        <w:jc w:val="both"/>
      </w:pPr>
    </w:p>
    <w:p w14:paraId="5D86AB49" w14:textId="23A2FA67" w:rsidR="00B5682F" w:rsidRDefault="00B5682F" w:rsidP="0041536E">
      <w:pPr>
        <w:pStyle w:val="Style1"/>
        <w:jc w:val="both"/>
      </w:pPr>
      <w:r>
        <w:t>Trong mô hình trên OpenHAB được cài đặt để quản lí các thiết bị</w:t>
      </w:r>
      <w:r w:rsidR="00973F12">
        <w:t>:</w:t>
      </w:r>
    </w:p>
    <w:p w14:paraId="1265F01B" w14:textId="38FD7AC5" w:rsidR="00B5682F" w:rsidRDefault="00973F12" w:rsidP="00973F12">
      <w:pPr>
        <w:pStyle w:val="Style1"/>
        <w:numPr>
          <w:ilvl w:val="0"/>
          <w:numId w:val="5"/>
        </w:numPr>
        <w:jc w:val="both"/>
      </w:pPr>
      <w:r>
        <w:t>Ceiling Light 1</w:t>
      </w:r>
    </w:p>
    <w:p w14:paraId="2BDB0543" w14:textId="338B86E7" w:rsidR="00973F12" w:rsidRDefault="00973F12" w:rsidP="00973F12">
      <w:pPr>
        <w:pStyle w:val="Style1"/>
        <w:numPr>
          <w:ilvl w:val="0"/>
          <w:numId w:val="5"/>
        </w:numPr>
        <w:jc w:val="both"/>
      </w:pPr>
      <w:r>
        <w:t>Ceiling Light 2</w:t>
      </w:r>
    </w:p>
    <w:p w14:paraId="0C65AC31" w14:textId="6BE71BE4" w:rsidR="00973F12" w:rsidRDefault="00973F12" w:rsidP="00973F12">
      <w:pPr>
        <w:pStyle w:val="Style1"/>
        <w:numPr>
          <w:ilvl w:val="0"/>
          <w:numId w:val="5"/>
        </w:numPr>
        <w:jc w:val="both"/>
      </w:pPr>
      <w:r>
        <w:t>OutSide Light</w:t>
      </w:r>
    </w:p>
    <w:p w14:paraId="1C9DC6FA" w14:textId="751E9772" w:rsidR="00973F12" w:rsidRDefault="00973F12" w:rsidP="00973F12">
      <w:pPr>
        <w:pStyle w:val="Style1"/>
        <w:numPr>
          <w:ilvl w:val="0"/>
          <w:numId w:val="5"/>
        </w:numPr>
        <w:jc w:val="both"/>
      </w:pPr>
      <w:r>
        <w:t>TV Back Light</w:t>
      </w:r>
    </w:p>
    <w:p w14:paraId="1C25E713" w14:textId="1CFAEE64" w:rsidR="00973F12" w:rsidRDefault="00973F12" w:rsidP="00973F12">
      <w:pPr>
        <w:pStyle w:val="Style1"/>
        <w:numPr>
          <w:ilvl w:val="0"/>
          <w:numId w:val="5"/>
        </w:numPr>
        <w:jc w:val="both"/>
      </w:pPr>
      <w:r>
        <w:t>Ceiling Fan</w:t>
      </w:r>
    </w:p>
    <w:p w14:paraId="61982F05" w14:textId="6063F4CD" w:rsidR="00973F12" w:rsidRDefault="00973F12" w:rsidP="00973F12">
      <w:pPr>
        <w:pStyle w:val="Style1"/>
        <w:numPr>
          <w:ilvl w:val="0"/>
          <w:numId w:val="5"/>
        </w:numPr>
        <w:jc w:val="both"/>
      </w:pPr>
      <w:r>
        <w:t>Air Conditional</w:t>
      </w:r>
    </w:p>
    <w:p w14:paraId="75B34EBC" w14:textId="3552F82D" w:rsidR="00973F12" w:rsidRDefault="00973F12" w:rsidP="00973F12">
      <w:pPr>
        <w:pStyle w:val="Style1"/>
        <w:numPr>
          <w:ilvl w:val="0"/>
          <w:numId w:val="5"/>
        </w:numPr>
        <w:jc w:val="both"/>
      </w:pPr>
      <w:r>
        <w:t>Window1</w:t>
      </w:r>
    </w:p>
    <w:p w14:paraId="4B079A75" w14:textId="63FD5E44" w:rsidR="00973F12" w:rsidRDefault="00973F12" w:rsidP="00973F12">
      <w:pPr>
        <w:pStyle w:val="Style1"/>
        <w:numPr>
          <w:ilvl w:val="0"/>
          <w:numId w:val="5"/>
        </w:numPr>
        <w:jc w:val="both"/>
      </w:pPr>
      <w:r>
        <w:t>Window2</w:t>
      </w:r>
    </w:p>
    <w:p w14:paraId="3E6CF7AB" w14:textId="180D5855" w:rsidR="00973F12" w:rsidRDefault="00973F12" w:rsidP="00973F12">
      <w:pPr>
        <w:pStyle w:val="Style1"/>
        <w:numPr>
          <w:ilvl w:val="0"/>
          <w:numId w:val="5"/>
        </w:numPr>
        <w:jc w:val="both"/>
      </w:pPr>
      <w:r>
        <w:t>Temperature Sensor</w:t>
      </w:r>
    </w:p>
    <w:p w14:paraId="75662213" w14:textId="530268BA" w:rsidR="00973F12" w:rsidRDefault="00973F12" w:rsidP="00973F12">
      <w:pPr>
        <w:pStyle w:val="Style1"/>
        <w:numPr>
          <w:ilvl w:val="0"/>
          <w:numId w:val="5"/>
        </w:numPr>
        <w:jc w:val="both"/>
      </w:pPr>
      <w:r>
        <w:lastRenderedPageBreak/>
        <w:t>Humidity Sensor</w:t>
      </w:r>
    </w:p>
    <w:p w14:paraId="154D5CC0" w14:textId="5A630426" w:rsidR="00973F12" w:rsidRDefault="00973F12" w:rsidP="00973F12">
      <w:pPr>
        <w:pStyle w:val="Style1"/>
        <w:jc w:val="both"/>
      </w:pPr>
      <w:r>
        <w:t>Và Home-Assitant quản lí các thiết bị:</w:t>
      </w:r>
    </w:p>
    <w:p w14:paraId="27CF6504" w14:textId="5E87E9E7" w:rsidR="00973F12" w:rsidRDefault="00973F12" w:rsidP="00973F12">
      <w:pPr>
        <w:pStyle w:val="Style1"/>
        <w:numPr>
          <w:ilvl w:val="0"/>
          <w:numId w:val="5"/>
        </w:numPr>
        <w:jc w:val="both"/>
      </w:pPr>
      <w:r>
        <w:t>Temperature</w:t>
      </w:r>
    </w:p>
    <w:p w14:paraId="2E3EEE65" w14:textId="7F4FD6AB" w:rsidR="00973F12" w:rsidRDefault="00973F12" w:rsidP="00973F12">
      <w:pPr>
        <w:pStyle w:val="Style1"/>
        <w:numPr>
          <w:ilvl w:val="0"/>
          <w:numId w:val="5"/>
        </w:numPr>
        <w:jc w:val="both"/>
      </w:pPr>
      <w:r>
        <w:t>Humidity</w:t>
      </w:r>
    </w:p>
    <w:p w14:paraId="1F2532A3" w14:textId="2B783014" w:rsidR="00973F12" w:rsidRDefault="006A3FE9" w:rsidP="00973F12">
      <w:pPr>
        <w:pStyle w:val="Style1"/>
        <w:numPr>
          <w:ilvl w:val="0"/>
          <w:numId w:val="5"/>
        </w:numPr>
        <w:jc w:val="both"/>
      </w:pPr>
      <w:r>
        <w:t>Ventilator</w:t>
      </w:r>
    </w:p>
    <w:p w14:paraId="3186EC45" w14:textId="44121F08" w:rsidR="00B5682F" w:rsidRDefault="006A3FE9" w:rsidP="0041536E">
      <w:pPr>
        <w:pStyle w:val="Style1"/>
        <w:numPr>
          <w:ilvl w:val="0"/>
          <w:numId w:val="5"/>
        </w:numPr>
        <w:jc w:val="both"/>
      </w:pPr>
      <w:r>
        <w:t>Garage Light</w:t>
      </w:r>
    </w:p>
    <w:p w14:paraId="0EFCEC58" w14:textId="01E25871" w:rsidR="00AC6229" w:rsidRDefault="00AC6229" w:rsidP="00450044">
      <w:pPr>
        <w:pStyle w:val="Heading2"/>
      </w:pPr>
      <w:bookmarkStart w:id="163" w:name="_Toc470201094"/>
      <w:r>
        <w:t xml:space="preserve">2. </w:t>
      </w:r>
      <w:r w:rsidR="00A1360F">
        <w:t>Tiến hành kiểm thử</w:t>
      </w:r>
      <w:bookmarkEnd w:id="163"/>
    </w:p>
    <w:p w14:paraId="37C79904" w14:textId="275ACAD7" w:rsidR="00A1360F" w:rsidRDefault="00A1360F" w:rsidP="0041536E">
      <w:pPr>
        <w:pStyle w:val="Style1"/>
        <w:jc w:val="both"/>
      </w:pPr>
      <w:r>
        <w:t>Danh sách các chức năng được kiểm thử</w:t>
      </w:r>
    </w:p>
    <w:tbl>
      <w:tblPr>
        <w:tblStyle w:val="TableGrid"/>
        <w:tblW w:w="0" w:type="auto"/>
        <w:tblLook w:val="04A0" w:firstRow="1" w:lastRow="0" w:firstColumn="1" w:lastColumn="0" w:noHBand="0" w:noVBand="1"/>
      </w:tblPr>
      <w:tblGrid>
        <w:gridCol w:w="679"/>
        <w:gridCol w:w="2336"/>
        <w:gridCol w:w="3705"/>
        <w:gridCol w:w="2283"/>
      </w:tblGrid>
      <w:tr w:rsidR="00816445" w14:paraId="4B95434F" w14:textId="77777777" w:rsidTr="00CF774E">
        <w:tc>
          <w:tcPr>
            <w:tcW w:w="679" w:type="dxa"/>
          </w:tcPr>
          <w:p w14:paraId="63DE7E29" w14:textId="22BCCBE8" w:rsidR="00816445" w:rsidRDefault="00816445" w:rsidP="0041536E">
            <w:pPr>
              <w:pStyle w:val="Style1"/>
              <w:jc w:val="both"/>
            </w:pPr>
            <w:r>
              <w:t>STT</w:t>
            </w:r>
          </w:p>
        </w:tc>
        <w:tc>
          <w:tcPr>
            <w:tcW w:w="2406" w:type="dxa"/>
          </w:tcPr>
          <w:p w14:paraId="5116DECF" w14:textId="3B6319B8" w:rsidR="00816445" w:rsidRDefault="00816445" w:rsidP="0041536E">
            <w:pPr>
              <w:pStyle w:val="Style1"/>
              <w:jc w:val="both"/>
            </w:pPr>
            <w:r>
              <w:t>Tên</w:t>
            </w:r>
          </w:p>
        </w:tc>
        <w:tc>
          <w:tcPr>
            <w:tcW w:w="3846" w:type="dxa"/>
          </w:tcPr>
          <w:p w14:paraId="756E7FF1" w14:textId="7C611734" w:rsidR="00816445" w:rsidRDefault="00816445" w:rsidP="0041536E">
            <w:pPr>
              <w:pStyle w:val="Style1"/>
              <w:jc w:val="both"/>
            </w:pPr>
            <w:r>
              <w:t>Mô tả</w:t>
            </w:r>
          </w:p>
        </w:tc>
        <w:tc>
          <w:tcPr>
            <w:tcW w:w="2356" w:type="dxa"/>
          </w:tcPr>
          <w:p w14:paraId="2B2F2B1A" w14:textId="33C42C63" w:rsidR="00816445" w:rsidRDefault="00816445" w:rsidP="0041536E">
            <w:pPr>
              <w:pStyle w:val="Style1"/>
              <w:jc w:val="both"/>
            </w:pPr>
            <w:r>
              <w:t>Mục đích</w:t>
            </w:r>
          </w:p>
        </w:tc>
      </w:tr>
      <w:tr w:rsidR="00816445" w14:paraId="61A6CA75" w14:textId="77777777" w:rsidTr="00CF774E">
        <w:tc>
          <w:tcPr>
            <w:tcW w:w="679" w:type="dxa"/>
          </w:tcPr>
          <w:p w14:paraId="72EA216A" w14:textId="3FE74B36" w:rsidR="00816445" w:rsidRDefault="00816445" w:rsidP="0041536E">
            <w:pPr>
              <w:pStyle w:val="Style1"/>
              <w:jc w:val="both"/>
            </w:pPr>
            <w:r>
              <w:t>1</w:t>
            </w:r>
          </w:p>
        </w:tc>
        <w:tc>
          <w:tcPr>
            <w:tcW w:w="2406" w:type="dxa"/>
          </w:tcPr>
          <w:p w14:paraId="384416C0" w14:textId="699ACE52" w:rsidR="00816445" w:rsidRDefault="00816445" w:rsidP="0041536E">
            <w:pPr>
              <w:pStyle w:val="Style1"/>
              <w:jc w:val="both"/>
            </w:pPr>
            <w:r>
              <w:t>Xem dữ liệu</w:t>
            </w:r>
          </w:p>
        </w:tc>
        <w:tc>
          <w:tcPr>
            <w:tcW w:w="3846" w:type="dxa"/>
          </w:tcPr>
          <w:p w14:paraId="2729908E" w14:textId="30323FA0" w:rsidR="00816445" w:rsidRDefault="00816445" w:rsidP="0041536E">
            <w:pPr>
              <w:pStyle w:val="Style1"/>
              <w:jc w:val="both"/>
            </w:pPr>
            <w:r>
              <w:t>Vào trang điều khiển, thay đổi trạng thái của các thiết bị xem dữ liệu có được cập nhật liên tục không</w:t>
            </w:r>
          </w:p>
        </w:tc>
        <w:tc>
          <w:tcPr>
            <w:tcW w:w="2356" w:type="dxa"/>
          </w:tcPr>
          <w:p w14:paraId="009B5209" w14:textId="27268DBD" w:rsidR="00816445" w:rsidRDefault="00816445" w:rsidP="0041536E">
            <w:pPr>
              <w:pStyle w:val="Style1"/>
              <w:jc w:val="both"/>
            </w:pPr>
            <w:r>
              <w:t>Kiểm tra chức năng có hoạt động ổn định hay không</w:t>
            </w:r>
          </w:p>
        </w:tc>
      </w:tr>
      <w:tr w:rsidR="00816445" w14:paraId="425BCA76" w14:textId="77777777" w:rsidTr="00CF774E">
        <w:tc>
          <w:tcPr>
            <w:tcW w:w="679" w:type="dxa"/>
          </w:tcPr>
          <w:p w14:paraId="6D020D4C" w14:textId="76C064BE" w:rsidR="00816445" w:rsidRDefault="00816445" w:rsidP="0041536E">
            <w:pPr>
              <w:pStyle w:val="Style1"/>
              <w:jc w:val="both"/>
            </w:pPr>
            <w:r>
              <w:t>2</w:t>
            </w:r>
          </w:p>
        </w:tc>
        <w:tc>
          <w:tcPr>
            <w:tcW w:w="2406" w:type="dxa"/>
          </w:tcPr>
          <w:p w14:paraId="56B1C445" w14:textId="1B10C27E" w:rsidR="00816445" w:rsidRDefault="00816445" w:rsidP="0041536E">
            <w:pPr>
              <w:pStyle w:val="Style1"/>
              <w:jc w:val="both"/>
            </w:pPr>
            <w:r>
              <w:t>Bật/Tắt thiết bị</w:t>
            </w:r>
          </w:p>
        </w:tc>
        <w:tc>
          <w:tcPr>
            <w:tcW w:w="3846" w:type="dxa"/>
          </w:tcPr>
          <w:p w14:paraId="7CC3613B" w14:textId="3967DD00" w:rsidR="00816445" w:rsidRDefault="00816445" w:rsidP="00B5682F">
            <w:pPr>
              <w:pStyle w:val="Style1"/>
              <w:jc w:val="both"/>
            </w:pPr>
            <w:r>
              <w:t>Vào trang điều khiển, bật tắt thiết bị thiết bị có thay đổi trạng thái không</w:t>
            </w:r>
          </w:p>
        </w:tc>
        <w:tc>
          <w:tcPr>
            <w:tcW w:w="2356" w:type="dxa"/>
          </w:tcPr>
          <w:p w14:paraId="6E76104A" w14:textId="7AB0200B" w:rsidR="00816445" w:rsidRDefault="00816445" w:rsidP="0041536E">
            <w:pPr>
              <w:pStyle w:val="Style1"/>
              <w:jc w:val="both"/>
            </w:pPr>
            <w:r>
              <w:t>Kiểm tra chức năng có hoạt động ổn định hay không</w:t>
            </w:r>
          </w:p>
        </w:tc>
      </w:tr>
      <w:tr w:rsidR="00816445" w14:paraId="6460C2E7" w14:textId="77777777" w:rsidTr="00CF774E">
        <w:tc>
          <w:tcPr>
            <w:tcW w:w="679" w:type="dxa"/>
          </w:tcPr>
          <w:p w14:paraId="5F4E04F7" w14:textId="4DE5BCE4" w:rsidR="00816445" w:rsidRDefault="00816445" w:rsidP="0041536E">
            <w:pPr>
              <w:pStyle w:val="Style1"/>
              <w:jc w:val="both"/>
            </w:pPr>
            <w:r>
              <w:t>3</w:t>
            </w:r>
          </w:p>
        </w:tc>
        <w:tc>
          <w:tcPr>
            <w:tcW w:w="2406" w:type="dxa"/>
          </w:tcPr>
          <w:p w14:paraId="5672FA24" w14:textId="02C51F4A" w:rsidR="00816445" w:rsidRDefault="00816445" w:rsidP="0041536E">
            <w:pPr>
              <w:pStyle w:val="Style1"/>
              <w:jc w:val="both"/>
            </w:pPr>
            <w:r>
              <w:t>Xem lịch sử thiết bị</w:t>
            </w:r>
          </w:p>
        </w:tc>
        <w:tc>
          <w:tcPr>
            <w:tcW w:w="3846" w:type="dxa"/>
          </w:tcPr>
          <w:p w14:paraId="13F318CA" w14:textId="69F46465" w:rsidR="00816445" w:rsidRDefault="00816445" w:rsidP="0041536E">
            <w:pPr>
              <w:pStyle w:val="Style1"/>
              <w:jc w:val="both"/>
            </w:pPr>
            <w:r>
              <w:t>Từ trang điều khiển, click vào thiết bị, xem hệ thống có chuyển sang trang hiển thị biều đồ lịch sử thiết bị không. Đồng thời xem biểu đồ có hoạt động bình thường không.</w:t>
            </w:r>
          </w:p>
        </w:tc>
        <w:tc>
          <w:tcPr>
            <w:tcW w:w="2356" w:type="dxa"/>
          </w:tcPr>
          <w:p w14:paraId="700AAB76" w14:textId="51CA2CF2" w:rsidR="00816445" w:rsidRDefault="00816445" w:rsidP="0041536E">
            <w:pPr>
              <w:pStyle w:val="Style1"/>
              <w:jc w:val="both"/>
            </w:pPr>
            <w:r>
              <w:t>Kiểm tra chức năng có hoạt động ổn định hay không</w:t>
            </w:r>
          </w:p>
        </w:tc>
      </w:tr>
      <w:tr w:rsidR="00816445" w14:paraId="2C86CF90" w14:textId="77777777" w:rsidTr="00CF774E">
        <w:tc>
          <w:tcPr>
            <w:tcW w:w="679" w:type="dxa"/>
          </w:tcPr>
          <w:p w14:paraId="4ECFB95B" w14:textId="69F7C660" w:rsidR="00816445" w:rsidRDefault="00816445" w:rsidP="0041536E">
            <w:pPr>
              <w:pStyle w:val="Style1"/>
              <w:jc w:val="both"/>
            </w:pPr>
            <w:r>
              <w:t>4</w:t>
            </w:r>
          </w:p>
        </w:tc>
        <w:tc>
          <w:tcPr>
            <w:tcW w:w="2406" w:type="dxa"/>
          </w:tcPr>
          <w:p w14:paraId="6F220DA1" w14:textId="4F216294" w:rsidR="00816445" w:rsidRDefault="00816445" w:rsidP="0041536E">
            <w:pPr>
              <w:pStyle w:val="Style1"/>
              <w:jc w:val="both"/>
            </w:pPr>
            <w:r>
              <w:t>Chạy thử kịch bản tự động hóa 1</w:t>
            </w:r>
          </w:p>
        </w:tc>
        <w:tc>
          <w:tcPr>
            <w:tcW w:w="3846" w:type="dxa"/>
          </w:tcPr>
          <w:p w14:paraId="0871C10B" w14:textId="46C8DCE8" w:rsidR="00816445" w:rsidRDefault="00816445" w:rsidP="0041536E">
            <w:pPr>
              <w:pStyle w:val="Style1"/>
              <w:jc w:val="both"/>
            </w:pPr>
            <w:r>
              <w:t>Kịch bản: Khi nhiệt độ trong phòng khách lớn hơn 30 thì bật quạt lên.</w:t>
            </w:r>
          </w:p>
        </w:tc>
        <w:tc>
          <w:tcPr>
            <w:tcW w:w="2356" w:type="dxa"/>
          </w:tcPr>
          <w:p w14:paraId="0F0777AD" w14:textId="542B2FEE" w:rsidR="00816445" w:rsidRDefault="00816445" w:rsidP="0041536E">
            <w:pPr>
              <w:pStyle w:val="Style1"/>
              <w:jc w:val="both"/>
            </w:pPr>
            <w:r>
              <w:t>Kiểm tra chức năng có hoạt động ổn định hay không</w:t>
            </w:r>
          </w:p>
        </w:tc>
      </w:tr>
      <w:tr w:rsidR="00816445" w14:paraId="12DA077B" w14:textId="77777777" w:rsidTr="00CF774E">
        <w:tc>
          <w:tcPr>
            <w:tcW w:w="679" w:type="dxa"/>
          </w:tcPr>
          <w:p w14:paraId="27FFFDEA" w14:textId="61824CA8" w:rsidR="00816445" w:rsidRDefault="00816445" w:rsidP="0041536E">
            <w:pPr>
              <w:pStyle w:val="Style1"/>
              <w:jc w:val="both"/>
            </w:pPr>
            <w:r>
              <w:t>5</w:t>
            </w:r>
          </w:p>
        </w:tc>
        <w:tc>
          <w:tcPr>
            <w:tcW w:w="2406" w:type="dxa"/>
          </w:tcPr>
          <w:p w14:paraId="507DEB21" w14:textId="1206BFFD" w:rsidR="00816445" w:rsidRDefault="00816445" w:rsidP="0041536E">
            <w:pPr>
              <w:pStyle w:val="Style1"/>
              <w:jc w:val="both"/>
            </w:pPr>
            <w:r>
              <w:t>Chạy thử kịch bản tự động hóa 2</w:t>
            </w:r>
          </w:p>
        </w:tc>
        <w:tc>
          <w:tcPr>
            <w:tcW w:w="3846" w:type="dxa"/>
          </w:tcPr>
          <w:p w14:paraId="09B21E65" w14:textId="1238EA87" w:rsidR="00816445" w:rsidRDefault="00816445" w:rsidP="0041536E">
            <w:pPr>
              <w:pStyle w:val="Style1"/>
              <w:jc w:val="both"/>
            </w:pPr>
            <w:r>
              <w:t>Kịch bản: Khi trời quá 6h tối thì bật tất cả đèn lên</w:t>
            </w:r>
          </w:p>
        </w:tc>
        <w:tc>
          <w:tcPr>
            <w:tcW w:w="2356" w:type="dxa"/>
          </w:tcPr>
          <w:p w14:paraId="1144AE29" w14:textId="1D208747" w:rsidR="00816445" w:rsidRDefault="00816445" w:rsidP="0041536E">
            <w:pPr>
              <w:pStyle w:val="Style1"/>
              <w:jc w:val="both"/>
            </w:pPr>
            <w:r>
              <w:t>Kiểm tra chức năng có hoạt động ổn định hay không</w:t>
            </w:r>
          </w:p>
        </w:tc>
      </w:tr>
    </w:tbl>
    <w:p w14:paraId="393AFF24" w14:textId="77777777" w:rsidR="00A1360F" w:rsidRDefault="00A1360F" w:rsidP="0041536E">
      <w:pPr>
        <w:pStyle w:val="Style1"/>
        <w:jc w:val="both"/>
      </w:pPr>
    </w:p>
    <w:p w14:paraId="2BA3E42C" w14:textId="17AF630C" w:rsidR="00450044" w:rsidRDefault="00450044" w:rsidP="00202A65">
      <w:pPr>
        <w:pStyle w:val="Heading3"/>
      </w:pPr>
      <w:bookmarkStart w:id="164" w:name="_Toc470201095"/>
      <w:r>
        <w:t>2.1 Xem dữ liệu</w:t>
      </w:r>
      <w:bookmarkEnd w:id="164"/>
    </w:p>
    <w:p w14:paraId="33607D30" w14:textId="194986DE" w:rsidR="00450044" w:rsidRDefault="00450044" w:rsidP="0041536E">
      <w:pPr>
        <w:pStyle w:val="Style1"/>
        <w:jc w:val="both"/>
      </w:pPr>
      <w:proofErr w:type="gramStart"/>
      <w:r>
        <w:t>- Điều kiện tiên quyết: Tất cả các thành phần trong hệ thống đã được khở</w:t>
      </w:r>
      <w:r w:rsidR="000741D6">
        <w:t>i chạy</w:t>
      </w:r>
      <w:r w:rsidR="00A23FE3">
        <w:t>.</w:t>
      </w:r>
      <w:proofErr w:type="gramEnd"/>
    </w:p>
    <w:p w14:paraId="5C3C6DED" w14:textId="36EEA503" w:rsidR="00450044" w:rsidRDefault="00450044" w:rsidP="0041536E">
      <w:pPr>
        <w:pStyle w:val="Style1"/>
        <w:jc w:val="both"/>
      </w:pPr>
      <w:r>
        <w:t>- Kết quả mong đợi: Hệ thống cập nhật dữ liệu của sensor một cách liên tục</w:t>
      </w:r>
      <w:r w:rsidR="00A23FE3">
        <w:t>.</w:t>
      </w:r>
    </w:p>
    <w:p w14:paraId="66FA1789" w14:textId="240E9731" w:rsidR="00450044" w:rsidRDefault="00450044" w:rsidP="00450044">
      <w:pPr>
        <w:pStyle w:val="Style1"/>
        <w:jc w:val="both"/>
      </w:pPr>
      <w:r>
        <w:t>- Các bước thực hiện</w:t>
      </w:r>
    </w:p>
    <w:p w14:paraId="5ECAF8EF" w14:textId="33A9A155" w:rsidR="00450044" w:rsidRDefault="00363AD5" w:rsidP="00450044">
      <w:pPr>
        <w:pStyle w:val="Style1"/>
        <w:numPr>
          <w:ilvl w:val="0"/>
          <w:numId w:val="22"/>
        </w:numPr>
        <w:jc w:val="both"/>
      </w:pPr>
      <w:r>
        <w:t>Vào giao diện quản lí để xem trạng thái hiện tại</w:t>
      </w:r>
    </w:p>
    <w:p w14:paraId="22911A46" w14:textId="7656A8BF" w:rsidR="00363AD5" w:rsidRDefault="00363AD5" w:rsidP="00450044">
      <w:pPr>
        <w:pStyle w:val="Style1"/>
        <w:numPr>
          <w:ilvl w:val="0"/>
          <w:numId w:val="22"/>
        </w:numPr>
        <w:jc w:val="both"/>
      </w:pPr>
      <w:r>
        <w:t>Thay đổi trạng thái từ phía IoT Platform và xem giao diện có cập nhật trạng thái không</w:t>
      </w:r>
    </w:p>
    <w:p w14:paraId="142BFB5C" w14:textId="0E577B6D" w:rsidR="00363AD5" w:rsidRDefault="00363AD5" w:rsidP="00363AD5">
      <w:pPr>
        <w:pStyle w:val="Style1"/>
        <w:jc w:val="both"/>
      </w:pPr>
      <w:r>
        <w:t>- Kết quả kiểm thử:</w:t>
      </w:r>
    </w:p>
    <w:tbl>
      <w:tblPr>
        <w:tblStyle w:val="TableGrid"/>
        <w:tblW w:w="0" w:type="auto"/>
        <w:tblLook w:val="04A0" w:firstRow="1" w:lastRow="0" w:firstColumn="1" w:lastColumn="0" w:noHBand="0" w:noVBand="1"/>
      </w:tblPr>
      <w:tblGrid>
        <w:gridCol w:w="946"/>
        <w:gridCol w:w="3858"/>
        <w:gridCol w:w="4199"/>
      </w:tblGrid>
      <w:tr w:rsidR="00D625F9" w14:paraId="399104D8" w14:textId="77777777" w:rsidTr="00D625F9">
        <w:tc>
          <w:tcPr>
            <w:tcW w:w="959" w:type="dxa"/>
          </w:tcPr>
          <w:p w14:paraId="32EA638F" w14:textId="5E06AE43" w:rsidR="00D625F9" w:rsidRDefault="00D625F9" w:rsidP="00363AD5">
            <w:pPr>
              <w:pStyle w:val="Style1"/>
              <w:jc w:val="both"/>
            </w:pPr>
            <w:r>
              <w:t>STT</w:t>
            </w:r>
          </w:p>
        </w:tc>
        <w:tc>
          <w:tcPr>
            <w:tcW w:w="3969" w:type="dxa"/>
          </w:tcPr>
          <w:p w14:paraId="64FA2D67" w14:textId="67819269" w:rsidR="00D625F9" w:rsidRDefault="00D625F9" w:rsidP="00363AD5">
            <w:pPr>
              <w:pStyle w:val="Style1"/>
              <w:jc w:val="both"/>
            </w:pPr>
            <w:r>
              <w:t>Thay đổi trạng thái thiết bị</w:t>
            </w:r>
          </w:p>
        </w:tc>
        <w:tc>
          <w:tcPr>
            <w:tcW w:w="4359" w:type="dxa"/>
          </w:tcPr>
          <w:p w14:paraId="6CACBB0E" w14:textId="1B3E491F" w:rsidR="00D625F9" w:rsidRDefault="00D625F9" w:rsidP="00363AD5">
            <w:pPr>
              <w:pStyle w:val="Style1"/>
              <w:jc w:val="both"/>
            </w:pPr>
            <w:r>
              <w:t>Kết quả cập nhật</w:t>
            </w:r>
          </w:p>
        </w:tc>
      </w:tr>
      <w:tr w:rsidR="00D625F9" w14:paraId="6AB7766A" w14:textId="77777777" w:rsidTr="00D625F9">
        <w:tc>
          <w:tcPr>
            <w:tcW w:w="959" w:type="dxa"/>
          </w:tcPr>
          <w:p w14:paraId="0B739695" w14:textId="3F87E707" w:rsidR="00D625F9" w:rsidRDefault="00D625F9" w:rsidP="00363AD5">
            <w:pPr>
              <w:pStyle w:val="Style1"/>
              <w:jc w:val="both"/>
            </w:pPr>
            <w:r>
              <w:t>1</w:t>
            </w:r>
          </w:p>
        </w:tc>
        <w:tc>
          <w:tcPr>
            <w:tcW w:w="3969" w:type="dxa"/>
          </w:tcPr>
          <w:p w14:paraId="6C6489E0" w14:textId="70DAB2DD" w:rsidR="00D625F9" w:rsidRDefault="00D625F9" w:rsidP="00363AD5">
            <w:pPr>
              <w:pStyle w:val="Style1"/>
              <w:jc w:val="both"/>
            </w:pPr>
            <w:r>
              <w:t>Thay đổi trạng thái Ceiling Light1</w:t>
            </w:r>
          </w:p>
        </w:tc>
        <w:tc>
          <w:tcPr>
            <w:tcW w:w="4359" w:type="dxa"/>
          </w:tcPr>
          <w:p w14:paraId="680A359B" w14:textId="110CB7A2" w:rsidR="00D625F9" w:rsidRDefault="00D625F9" w:rsidP="00363AD5">
            <w:pPr>
              <w:pStyle w:val="Style1"/>
              <w:jc w:val="both"/>
            </w:pPr>
            <w:r>
              <w:t>Thành công</w:t>
            </w:r>
          </w:p>
        </w:tc>
      </w:tr>
      <w:tr w:rsidR="00D625F9" w14:paraId="49F8A48E" w14:textId="77777777" w:rsidTr="00D625F9">
        <w:tc>
          <w:tcPr>
            <w:tcW w:w="959" w:type="dxa"/>
          </w:tcPr>
          <w:p w14:paraId="1B46AB0F" w14:textId="5BB6DD4B" w:rsidR="00D625F9" w:rsidRDefault="00D625F9" w:rsidP="00363AD5">
            <w:pPr>
              <w:pStyle w:val="Style1"/>
              <w:jc w:val="both"/>
            </w:pPr>
            <w:r>
              <w:t>2</w:t>
            </w:r>
          </w:p>
        </w:tc>
        <w:tc>
          <w:tcPr>
            <w:tcW w:w="3969" w:type="dxa"/>
          </w:tcPr>
          <w:p w14:paraId="011D1D2B" w14:textId="2E09B41B" w:rsidR="00D625F9" w:rsidRDefault="00D625F9" w:rsidP="00363AD5">
            <w:pPr>
              <w:pStyle w:val="Style1"/>
              <w:jc w:val="both"/>
            </w:pPr>
            <w:r>
              <w:t>Thay đổi trạng thái Fan</w:t>
            </w:r>
          </w:p>
        </w:tc>
        <w:tc>
          <w:tcPr>
            <w:tcW w:w="4359" w:type="dxa"/>
          </w:tcPr>
          <w:p w14:paraId="54F4AF5F" w14:textId="719D5A45" w:rsidR="00D625F9" w:rsidRDefault="00D625F9" w:rsidP="00363AD5">
            <w:pPr>
              <w:pStyle w:val="Style1"/>
              <w:jc w:val="both"/>
            </w:pPr>
            <w:r>
              <w:t>Thành công</w:t>
            </w:r>
          </w:p>
        </w:tc>
      </w:tr>
      <w:tr w:rsidR="00D625F9" w14:paraId="291FDE95" w14:textId="77777777" w:rsidTr="00D625F9">
        <w:tc>
          <w:tcPr>
            <w:tcW w:w="959" w:type="dxa"/>
          </w:tcPr>
          <w:p w14:paraId="62CDC71B" w14:textId="115479B7" w:rsidR="00D625F9" w:rsidRDefault="00D625F9" w:rsidP="00363AD5">
            <w:pPr>
              <w:pStyle w:val="Style1"/>
              <w:jc w:val="both"/>
            </w:pPr>
            <w:r>
              <w:t>3</w:t>
            </w:r>
          </w:p>
        </w:tc>
        <w:tc>
          <w:tcPr>
            <w:tcW w:w="3969" w:type="dxa"/>
          </w:tcPr>
          <w:p w14:paraId="0B5C49C1" w14:textId="454F2B14" w:rsidR="00D625F9" w:rsidRDefault="00D625F9" w:rsidP="00363AD5">
            <w:pPr>
              <w:pStyle w:val="Style1"/>
              <w:jc w:val="both"/>
            </w:pPr>
            <w:r>
              <w:t>Thay đổi trạng thái Temperature</w:t>
            </w:r>
          </w:p>
        </w:tc>
        <w:tc>
          <w:tcPr>
            <w:tcW w:w="4359" w:type="dxa"/>
          </w:tcPr>
          <w:p w14:paraId="6E8616A6" w14:textId="6B6BEA53" w:rsidR="00D625F9" w:rsidRDefault="00D625F9" w:rsidP="00363AD5">
            <w:pPr>
              <w:pStyle w:val="Style1"/>
              <w:jc w:val="both"/>
            </w:pPr>
            <w:r>
              <w:t>Thành công</w:t>
            </w:r>
          </w:p>
        </w:tc>
      </w:tr>
      <w:tr w:rsidR="00D625F9" w14:paraId="4DC01C33" w14:textId="77777777" w:rsidTr="00D625F9">
        <w:tc>
          <w:tcPr>
            <w:tcW w:w="959" w:type="dxa"/>
          </w:tcPr>
          <w:p w14:paraId="46AAD2C5" w14:textId="70CE116F" w:rsidR="00D625F9" w:rsidRDefault="00D625F9" w:rsidP="00363AD5">
            <w:pPr>
              <w:pStyle w:val="Style1"/>
              <w:jc w:val="both"/>
            </w:pPr>
            <w:r>
              <w:t>4</w:t>
            </w:r>
          </w:p>
        </w:tc>
        <w:tc>
          <w:tcPr>
            <w:tcW w:w="3969" w:type="dxa"/>
          </w:tcPr>
          <w:p w14:paraId="2264A4D6" w14:textId="09346BBF" w:rsidR="00D625F9" w:rsidRDefault="00D625F9" w:rsidP="00363AD5">
            <w:pPr>
              <w:pStyle w:val="Style1"/>
              <w:jc w:val="both"/>
            </w:pPr>
            <w:r>
              <w:t>Thay đổi trạng thái Vanlidator</w:t>
            </w:r>
          </w:p>
        </w:tc>
        <w:tc>
          <w:tcPr>
            <w:tcW w:w="4359" w:type="dxa"/>
          </w:tcPr>
          <w:p w14:paraId="0A147458" w14:textId="435BD567" w:rsidR="00D625F9" w:rsidRDefault="00D625F9" w:rsidP="00363AD5">
            <w:pPr>
              <w:pStyle w:val="Style1"/>
              <w:jc w:val="both"/>
            </w:pPr>
            <w:r>
              <w:t>Thành công</w:t>
            </w:r>
          </w:p>
        </w:tc>
      </w:tr>
      <w:tr w:rsidR="00D625F9" w14:paraId="6B550406" w14:textId="77777777" w:rsidTr="00D625F9">
        <w:tc>
          <w:tcPr>
            <w:tcW w:w="959" w:type="dxa"/>
          </w:tcPr>
          <w:p w14:paraId="6AE0DD43" w14:textId="37883A2A" w:rsidR="00D625F9" w:rsidRDefault="00D625F9" w:rsidP="00363AD5">
            <w:pPr>
              <w:pStyle w:val="Style1"/>
              <w:jc w:val="both"/>
            </w:pPr>
            <w:r>
              <w:t>5</w:t>
            </w:r>
          </w:p>
        </w:tc>
        <w:tc>
          <w:tcPr>
            <w:tcW w:w="3969" w:type="dxa"/>
          </w:tcPr>
          <w:p w14:paraId="4F954F6C" w14:textId="3B162AD2" w:rsidR="00D625F9" w:rsidRDefault="00D625F9" w:rsidP="00363AD5">
            <w:pPr>
              <w:pStyle w:val="Style1"/>
              <w:jc w:val="both"/>
            </w:pPr>
            <w:r>
              <w:t>Thay đổi trạng thái Garage Light</w:t>
            </w:r>
          </w:p>
        </w:tc>
        <w:tc>
          <w:tcPr>
            <w:tcW w:w="4359" w:type="dxa"/>
          </w:tcPr>
          <w:p w14:paraId="2E14B448" w14:textId="2F95DC95" w:rsidR="00D625F9" w:rsidRDefault="00D625F9" w:rsidP="00363AD5">
            <w:pPr>
              <w:pStyle w:val="Style1"/>
              <w:jc w:val="both"/>
            </w:pPr>
            <w:r>
              <w:t>Thành công</w:t>
            </w:r>
          </w:p>
        </w:tc>
      </w:tr>
    </w:tbl>
    <w:p w14:paraId="5BA970C1" w14:textId="77777777" w:rsidR="00363AD5" w:rsidRDefault="00363AD5" w:rsidP="00363AD5">
      <w:pPr>
        <w:pStyle w:val="Style1"/>
        <w:jc w:val="both"/>
      </w:pPr>
    </w:p>
    <w:p w14:paraId="6A38926F" w14:textId="253E6AAC" w:rsidR="00450044" w:rsidRDefault="000741D6" w:rsidP="00202A65">
      <w:pPr>
        <w:pStyle w:val="Heading3"/>
      </w:pPr>
      <w:bookmarkStart w:id="165" w:name="_Toc470201096"/>
      <w:r>
        <w:lastRenderedPageBreak/>
        <w:t>2.2 Bật/Tắt thiết bị</w:t>
      </w:r>
      <w:bookmarkEnd w:id="165"/>
    </w:p>
    <w:p w14:paraId="65945CD4" w14:textId="48335ED9" w:rsidR="000741D6" w:rsidRDefault="000741D6" w:rsidP="0041536E">
      <w:pPr>
        <w:pStyle w:val="Style1"/>
        <w:jc w:val="both"/>
      </w:pPr>
      <w:proofErr w:type="gramStart"/>
      <w:r>
        <w:t>- Điều kiện tiên quyết: Tất cả các thành phần trong hệ thống đều được khởi chạy.</w:t>
      </w:r>
      <w:proofErr w:type="gramEnd"/>
    </w:p>
    <w:p w14:paraId="18039482" w14:textId="6CD5ED79" w:rsidR="00AC6229" w:rsidRDefault="00D11675" w:rsidP="0041536E">
      <w:pPr>
        <w:pStyle w:val="Style1"/>
        <w:jc w:val="both"/>
      </w:pPr>
      <w:r>
        <w:t>- Kết quả mong đợi: Khi thay đổi trạng thái ở giao diện</w:t>
      </w:r>
      <w:r w:rsidR="00AD0C66">
        <w:t xml:space="preserve"> chính thì trạng thái của sensor cũng </w:t>
      </w:r>
      <w:proofErr w:type="gramStart"/>
      <w:r w:rsidR="00AD0C66">
        <w:t>thay  đổi</w:t>
      </w:r>
      <w:proofErr w:type="gramEnd"/>
      <w:r w:rsidR="00AD0C66">
        <w:t xml:space="preserve"> theo (theo dõi ở các IoT Platform)</w:t>
      </w:r>
    </w:p>
    <w:p w14:paraId="4A885C0A" w14:textId="670B932B" w:rsidR="00AD0C66" w:rsidRDefault="00AD0C66" w:rsidP="0041536E">
      <w:pPr>
        <w:pStyle w:val="Style1"/>
        <w:jc w:val="both"/>
      </w:pPr>
      <w:r>
        <w:t>- Các bước thực hiện:</w:t>
      </w:r>
    </w:p>
    <w:p w14:paraId="6C3FCF96" w14:textId="397406B8" w:rsidR="00AD0C66" w:rsidRDefault="00AD0C66" w:rsidP="00AD0C66">
      <w:pPr>
        <w:pStyle w:val="Style1"/>
        <w:numPr>
          <w:ilvl w:val="0"/>
          <w:numId w:val="23"/>
        </w:numPr>
        <w:jc w:val="both"/>
      </w:pPr>
      <w:r>
        <w:t>Vào giao diện điều khiển, bấm nút bật tắt thiết bị.</w:t>
      </w:r>
    </w:p>
    <w:p w14:paraId="290DFCB2" w14:textId="68024092" w:rsidR="00AD0C66" w:rsidRDefault="00AD0C66" w:rsidP="00AD0C66">
      <w:pPr>
        <w:pStyle w:val="Style1"/>
        <w:numPr>
          <w:ilvl w:val="0"/>
          <w:numId w:val="23"/>
        </w:numPr>
        <w:jc w:val="both"/>
      </w:pPr>
      <w:r>
        <w:t>Theo dõi xem thiết bị có được bật tắt đúng với câu lệnh hay không.</w:t>
      </w:r>
    </w:p>
    <w:p w14:paraId="333286FA" w14:textId="4A697706" w:rsidR="00AD0C66" w:rsidRDefault="00AD0C66" w:rsidP="00AD0C66">
      <w:pPr>
        <w:pStyle w:val="Style1"/>
        <w:jc w:val="both"/>
      </w:pPr>
      <w:r>
        <w:t>- Kết qua kiểm thử:</w:t>
      </w:r>
    </w:p>
    <w:tbl>
      <w:tblPr>
        <w:tblStyle w:val="TableGrid"/>
        <w:tblW w:w="0" w:type="auto"/>
        <w:tblLook w:val="04A0" w:firstRow="1" w:lastRow="0" w:firstColumn="1" w:lastColumn="0" w:noHBand="0" w:noVBand="1"/>
      </w:tblPr>
      <w:tblGrid>
        <w:gridCol w:w="2986"/>
        <w:gridCol w:w="3021"/>
        <w:gridCol w:w="2996"/>
      </w:tblGrid>
      <w:tr w:rsidR="00AD0C66" w14:paraId="050B585A" w14:textId="77777777" w:rsidTr="00AD0C66">
        <w:tc>
          <w:tcPr>
            <w:tcW w:w="3095" w:type="dxa"/>
          </w:tcPr>
          <w:p w14:paraId="63F02A6C" w14:textId="3726F339" w:rsidR="00AD0C66" w:rsidRDefault="00AD0C66" w:rsidP="00AD0C66">
            <w:pPr>
              <w:pStyle w:val="Style1"/>
              <w:jc w:val="both"/>
            </w:pPr>
            <w:r>
              <w:t>STT</w:t>
            </w:r>
          </w:p>
        </w:tc>
        <w:tc>
          <w:tcPr>
            <w:tcW w:w="3096" w:type="dxa"/>
          </w:tcPr>
          <w:p w14:paraId="0F985DE2" w14:textId="6C4DA733" w:rsidR="00AD0C66" w:rsidRDefault="00AD0C66" w:rsidP="00AD0C66">
            <w:pPr>
              <w:pStyle w:val="Style1"/>
              <w:jc w:val="both"/>
            </w:pPr>
            <w:r>
              <w:t>Hành động</w:t>
            </w:r>
          </w:p>
        </w:tc>
        <w:tc>
          <w:tcPr>
            <w:tcW w:w="3096" w:type="dxa"/>
          </w:tcPr>
          <w:p w14:paraId="6356691D" w14:textId="7A143307" w:rsidR="00AD0C66" w:rsidRDefault="00AD0C66" w:rsidP="00AD0C66">
            <w:pPr>
              <w:pStyle w:val="Style1"/>
              <w:jc w:val="both"/>
            </w:pPr>
            <w:r>
              <w:t>Kết quả cập nhật</w:t>
            </w:r>
          </w:p>
        </w:tc>
      </w:tr>
      <w:tr w:rsidR="00AD0C66" w14:paraId="40E933DF" w14:textId="77777777" w:rsidTr="00AD0C66">
        <w:tc>
          <w:tcPr>
            <w:tcW w:w="3095" w:type="dxa"/>
          </w:tcPr>
          <w:p w14:paraId="1F492DDE" w14:textId="17B18EAF" w:rsidR="00AD0C66" w:rsidRDefault="00AD0C66" w:rsidP="00AD0C66">
            <w:pPr>
              <w:pStyle w:val="Style1"/>
              <w:jc w:val="both"/>
            </w:pPr>
            <w:r>
              <w:t>1.</w:t>
            </w:r>
          </w:p>
        </w:tc>
        <w:tc>
          <w:tcPr>
            <w:tcW w:w="3096" w:type="dxa"/>
          </w:tcPr>
          <w:p w14:paraId="557167D4" w14:textId="11BB7E42" w:rsidR="00AD0C66" w:rsidRDefault="00AD0C66" w:rsidP="00AD0C66">
            <w:pPr>
              <w:pStyle w:val="Style1"/>
              <w:jc w:val="both"/>
            </w:pPr>
            <w:r>
              <w:t>Bật tắt Ceiling Light1</w:t>
            </w:r>
          </w:p>
        </w:tc>
        <w:tc>
          <w:tcPr>
            <w:tcW w:w="3096" w:type="dxa"/>
          </w:tcPr>
          <w:p w14:paraId="7AA9031C" w14:textId="60E763AB" w:rsidR="00AD0C66" w:rsidRDefault="00AD0C66" w:rsidP="00AD0C66">
            <w:pPr>
              <w:pStyle w:val="Style1"/>
              <w:jc w:val="both"/>
            </w:pPr>
            <w:r>
              <w:t>Thành công</w:t>
            </w:r>
          </w:p>
        </w:tc>
      </w:tr>
      <w:tr w:rsidR="00AD0C66" w14:paraId="68FD632B" w14:textId="77777777" w:rsidTr="00AD0C66">
        <w:tc>
          <w:tcPr>
            <w:tcW w:w="3095" w:type="dxa"/>
          </w:tcPr>
          <w:p w14:paraId="4D77BEAA" w14:textId="2E0EC788" w:rsidR="00AD0C66" w:rsidRDefault="00AD0C66" w:rsidP="00AD0C66">
            <w:pPr>
              <w:pStyle w:val="Style1"/>
              <w:jc w:val="both"/>
            </w:pPr>
            <w:r>
              <w:t>2</w:t>
            </w:r>
          </w:p>
        </w:tc>
        <w:tc>
          <w:tcPr>
            <w:tcW w:w="3096" w:type="dxa"/>
          </w:tcPr>
          <w:p w14:paraId="05DA52A2" w14:textId="7C50436B" w:rsidR="00AD0C66" w:rsidRDefault="00AD0C66" w:rsidP="00AD0C66">
            <w:pPr>
              <w:pStyle w:val="Style1"/>
              <w:jc w:val="both"/>
            </w:pPr>
            <w:r>
              <w:t>Bật tắt Air Conditional</w:t>
            </w:r>
          </w:p>
        </w:tc>
        <w:tc>
          <w:tcPr>
            <w:tcW w:w="3096" w:type="dxa"/>
          </w:tcPr>
          <w:p w14:paraId="23A0C049" w14:textId="040EAFB3" w:rsidR="00AD0C66" w:rsidRDefault="00AD0C66" w:rsidP="00AD0C66">
            <w:pPr>
              <w:pStyle w:val="Style1"/>
              <w:jc w:val="both"/>
            </w:pPr>
            <w:r>
              <w:t>Thành công</w:t>
            </w:r>
          </w:p>
        </w:tc>
      </w:tr>
      <w:tr w:rsidR="00AD0C66" w14:paraId="68E549D2" w14:textId="77777777" w:rsidTr="00AD0C66">
        <w:tc>
          <w:tcPr>
            <w:tcW w:w="3095" w:type="dxa"/>
          </w:tcPr>
          <w:p w14:paraId="5BD260BB" w14:textId="080968E1" w:rsidR="00AD0C66" w:rsidRDefault="00AD0C66" w:rsidP="00AD0C66">
            <w:pPr>
              <w:pStyle w:val="Style1"/>
              <w:jc w:val="both"/>
            </w:pPr>
            <w:r>
              <w:t>3</w:t>
            </w:r>
          </w:p>
        </w:tc>
        <w:tc>
          <w:tcPr>
            <w:tcW w:w="3096" w:type="dxa"/>
          </w:tcPr>
          <w:p w14:paraId="30D5C64B" w14:textId="2E37585B" w:rsidR="00AD0C66" w:rsidRDefault="00AD0C66" w:rsidP="00AD0C66">
            <w:pPr>
              <w:pStyle w:val="Style1"/>
              <w:jc w:val="both"/>
            </w:pPr>
            <w:r>
              <w:t>Bật tắt TV Back Light</w:t>
            </w:r>
          </w:p>
        </w:tc>
        <w:tc>
          <w:tcPr>
            <w:tcW w:w="3096" w:type="dxa"/>
          </w:tcPr>
          <w:p w14:paraId="1424F55A" w14:textId="42771A1A" w:rsidR="00AD0C66" w:rsidRDefault="00AD0C66" w:rsidP="00AD0C66">
            <w:pPr>
              <w:pStyle w:val="Style1"/>
              <w:jc w:val="both"/>
            </w:pPr>
            <w:r>
              <w:t>Thành công</w:t>
            </w:r>
          </w:p>
        </w:tc>
      </w:tr>
      <w:tr w:rsidR="00AD0C66" w14:paraId="5A6EF005" w14:textId="77777777" w:rsidTr="00AD0C66">
        <w:tc>
          <w:tcPr>
            <w:tcW w:w="3095" w:type="dxa"/>
          </w:tcPr>
          <w:p w14:paraId="3F4DEC1C" w14:textId="6C092340" w:rsidR="00AD0C66" w:rsidRDefault="00AD0C66" w:rsidP="00AD0C66">
            <w:pPr>
              <w:pStyle w:val="Style1"/>
              <w:jc w:val="both"/>
            </w:pPr>
            <w:r>
              <w:t>4</w:t>
            </w:r>
          </w:p>
        </w:tc>
        <w:tc>
          <w:tcPr>
            <w:tcW w:w="3096" w:type="dxa"/>
          </w:tcPr>
          <w:p w14:paraId="2B67BA73" w14:textId="4045AF16" w:rsidR="00AD0C66" w:rsidRDefault="00AD0C66" w:rsidP="00AD0C66">
            <w:pPr>
              <w:pStyle w:val="Style1"/>
              <w:jc w:val="both"/>
            </w:pPr>
            <w:r>
              <w:t>Bật tắt Ceiling Light2</w:t>
            </w:r>
          </w:p>
        </w:tc>
        <w:tc>
          <w:tcPr>
            <w:tcW w:w="3096" w:type="dxa"/>
          </w:tcPr>
          <w:p w14:paraId="4568A42B" w14:textId="6E313A7F" w:rsidR="00AD0C66" w:rsidRDefault="00AD0C66" w:rsidP="00AD0C66">
            <w:pPr>
              <w:pStyle w:val="Style1"/>
              <w:jc w:val="both"/>
            </w:pPr>
            <w:r>
              <w:t>Thành công</w:t>
            </w:r>
          </w:p>
        </w:tc>
      </w:tr>
      <w:tr w:rsidR="00AD0C66" w14:paraId="0360E467" w14:textId="77777777" w:rsidTr="00AD0C66">
        <w:tc>
          <w:tcPr>
            <w:tcW w:w="3095" w:type="dxa"/>
          </w:tcPr>
          <w:p w14:paraId="6CFAC6F5" w14:textId="359A5233" w:rsidR="00AD0C66" w:rsidRDefault="00AD0C66" w:rsidP="00AD0C66">
            <w:pPr>
              <w:pStyle w:val="Style1"/>
              <w:jc w:val="both"/>
            </w:pPr>
            <w:r>
              <w:t>5</w:t>
            </w:r>
          </w:p>
        </w:tc>
        <w:tc>
          <w:tcPr>
            <w:tcW w:w="3096" w:type="dxa"/>
          </w:tcPr>
          <w:p w14:paraId="6BAF885B" w14:textId="4C5ABC34" w:rsidR="00AD0C66" w:rsidRDefault="00AD0C66" w:rsidP="00AD0C66">
            <w:pPr>
              <w:pStyle w:val="Style1"/>
              <w:jc w:val="both"/>
            </w:pPr>
            <w:r>
              <w:t>Bật tắt Vanlidator</w:t>
            </w:r>
          </w:p>
        </w:tc>
        <w:tc>
          <w:tcPr>
            <w:tcW w:w="3096" w:type="dxa"/>
          </w:tcPr>
          <w:p w14:paraId="480F05DE" w14:textId="473DEF36" w:rsidR="00AD0C66" w:rsidRDefault="00AD0C66" w:rsidP="00AD0C66">
            <w:pPr>
              <w:pStyle w:val="Style1"/>
              <w:jc w:val="both"/>
            </w:pPr>
            <w:r>
              <w:t>Thành công</w:t>
            </w:r>
          </w:p>
        </w:tc>
      </w:tr>
    </w:tbl>
    <w:p w14:paraId="6F84882F" w14:textId="77777777" w:rsidR="00AD0C66" w:rsidRDefault="00AD0C66" w:rsidP="00AD0C66">
      <w:pPr>
        <w:pStyle w:val="Style1"/>
        <w:jc w:val="both"/>
      </w:pPr>
    </w:p>
    <w:p w14:paraId="4FF2EF3B" w14:textId="1E28C333" w:rsidR="00AD0C66" w:rsidRDefault="00AD0C66" w:rsidP="00202A65">
      <w:pPr>
        <w:pStyle w:val="Heading3"/>
      </w:pPr>
      <w:bookmarkStart w:id="166" w:name="_Toc470201097"/>
      <w:r>
        <w:t>2.3 Xem lịch sử trạng thái thiết bị</w:t>
      </w:r>
      <w:bookmarkEnd w:id="166"/>
    </w:p>
    <w:p w14:paraId="1C5258E3" w14:textId="4FE38C79" w:rsidR="00AD0C66" w:rsidRDefault="00AD0C66" w:rsidP="00AD0C66">
      <w:pPr>
        <w:pStyle w:val="Style1"/>
        <w:jc w:val="both"/>
      </w:pPr>
      <w:proofErr w:type="gramStart"/>
      <w:r>
        <w:t>- Điều kiện tiên quyết: Tất cả thành phần trong hệ thống đều được khởi chạy, đang ở giao diện quản lý.</w:t>
      </w:r>
      <w:proofErr w:type="gramEnd"/>
    </w:p>
    <w:p w14:paraId="72D71DDB" w14:textId="1D4E4919" w:rsidR="00625BC7" w:rsidRDefault="00AD0C66" w:rsidP="00AD0C66">
      <w:pPr>
        <w:pStyle w:val="Style1"/>
        <w:jc w:val="both"/>
      </w:pPr>
      <w:r>
        <w:t xml:space="preserve">- Kết quả mong đợi: </w:t>
      </w:r>
      <w:r w:rsidR="00625BC7">
        <w:t xml:space="preserve">Khi </w:t>
      </w:r>
      <w:proofErr w:type="gramStart"/>
      <w:r w:rsidR="00625BC7">
        <w:t>click</w:t>
      </w:r>
      <w:proofErr w:type="gramEnd"/>
      <w:r w:rsidR="00625BC7">
        <w:t xml:space="preserve"> vào mỗi thiết bị ở giao diện quản lý thì sẽ chuyển trang và hiển thị biểu đồ trạng thái của thiết bị. Biểu đồ này được cập nhật </w:t>
      </w:r>
      <w:proofErr w:type="gramStart"/>
      <w:r w:rsidR="00625BC7">
        <w:t>theo</w:t>
      </w:r>
      <w:proofErr w:type="gramEnd"/>
      <w:r w:rsidR="00625BC7">
        <w:t xml:space="preserve"> thời gian.</w:t>
      </w:r>
    </w:p>
    <w:p w14:paraId="5F570ABD" w14:textId="77211070" w:rsidR="00625BC7" w:rsidRDefault="00625BC7" w:rsidP="00AD0C66">
      <w:pPr>
        <w:pStyle w:val="Style1"/>
        <w:jc w:val="both"/>
      </w:pPr>
      <w:r>
        <w:t>- Các bước thực hiện:</w:t>
      </w:r>
    </w:p>
    <w:p w14:paraId="4A808CC0" w14:textId="75C658B1" w:rsidR="00625BC7" w:rsidRDefault="00625BC7" w:rsidP="00625BC7">
      <w:pPr>
        <w:pStyle w:val="Style1"/>
        <w:numPr>
          <w:ilvl w:val="0"/>
          <w:numId w:val="26"/>
        </w:numPr>
        <w:jc w:val="both"/>
      </w:pPr>
      <w:r>
        <w:t>Vào giao diện trạng thái, bấm vào tên một thiết bị bất kì</w:t>
      </w:r>
    </w:p>
    <w:p w14:paraId="4B93879C" w14:textId="49CE5A56" w:rsidR="00625BC7" w:rsidRDefault="00C51B58" w:rsidP="00625BC7">
      <w:pPr>
        <w:pStyle w:val="Style1"/>
        <w:numPr>
          <w:ilvl w:val="0"/>
          <w:numId w:val="26"/>
        </w:numPr>
        <w:jc w:val="both"/>
      </w:pPr>
      <w:r>
        <w:t>Theo dõi xem chuyển sang trang mới có mượt không, biểu đồ cập nhật có liên tục không.</w:t>
      </w:r>
    </w:p>
    <w:p w14:paraId="6E839A96" w14:textId="4A349260" w:rsidR="00C51B58" w:rsidRDefault="00C51B58" w:rsidP="00C51B58">
      <w:pPr>
        <w:pStyle w:val="Style1"/>
        <w:jc w:val="both"/>
      </w:pPr>
      <w:r>
        <w:t>- Kết quả kiểm thử:</w:t>
      </w:r>
    </w:p>
    <w:tbl>
      <w:tblPr>
        <w:tblStyle w:val="TableGrid"/>
        <w:tblW w:w="0" w:type="auto"/>
        <w:tblLook w:val="04A0" w:firstRow="1" w:lastRow="0" w:firstColumn="1" w:lastColumn="0" w:noHBand="0" w:noVBand="1"/>
      </w:tblPr>
      <w:tblGrid>
        <w:gridCol w:w="810"/>
        <w:gridCol w:w="5192"/>
        <w:gridCol w:w="3001"/>
      </w:tblGrid>
      <w:tr w:rsidR="00C51B58" w14:paraId="5F5BC25D" w14:textId="77777777" w:rsidTr="00BD4098">
        <w:tc>
          <w:tcPr>
            <w:tcW w:w="817" w:type="dxa"/>
          </w:tcPr>
          <w:p w14:paraId="74B2A9FA" w14:textId="29548F6B" w:rsidR="00C51B58" w:rsidRDefault="00C51B58" w:rsidP="00C51B58">
            <w:pPr>
              <w:pStyle w:val="Style1"/>
              <w:jc w:val="both"/>
            </w:pPr>
            <w:r>
              <w:t>STT</w:t>
            </w:r>
          </w:p>
        </w:tc>
        <w:tc>
          <w:tcPr>
            <w:tcW w:w="5374" w:type="dxa"/>
          </w:tcPr>
          <w:p w14:paraId="052FCADE" w14:textId="12EC7FBE" w:rsidR="00C51B58" w:rsidRDefault="00BD4098" w:rsidP="00C51B58">
            <w:pPr>
              <w:pStyle w:val="Style1"/>
              <w:jc w:val="both"/>
            </w:pPr>
            <w:r>
              <w:t>H</w:t>
            </w:r>
            <w:r w:rsidR="00C51B58">
              <w:t>ành động kiểm thử</w:t>
            </w:r>
          </w:p>
        </w:tc>
        <w:tc>
          <w:tcPr>
            <w:tcW w:w="3096" w:type="dxa"/>
          </w:tcPr>
          <w:p w14:paraId="1586619F" w14:textId="4BEAE9AC" w:rsidR="00C51B58" w:rsidRDefault="00C51B58" w:rsidP="00C51B58">
            <w:pPr>
              <w:pStyle w:val="Style1"/>
              <w:jc w:val="both"/>
            </w:pPr>
            <w:r>
              <w:t>Kết quả</w:t>
            </w:r>
          </w:p>
        </w:tc>
      </w:tr>
      <w:tr w:rsidR="00C51B58" w14:paraId="1E9F0747" w14:textId="77777777" w:rsidTr="00BD4098">
        <w:tc>
          <w:tcPr>
            <w:tcW w:w="817" w:type="dxa"/>
          </w:tcPr>
          <w:p w14:paraId="5E3C4D10" w14:textId="15ED5319" w:rsidR="00C51B58" w:rsidRDefault="00BD4098" w:rsidP="00C51B58">
            <w:pPr>
              <w:pStyle w:val="Style1"/>
              <w:jc w:val="both"/>
            </w:pPr>
            <w:r>
              <w:t>1</w:t>
            </w:r>
          </w:p>
        </w:tc>
        <w:tc>
          <w:tcPr>
            <w:tcW w:w="5374" w:type="dxa"/>
          </w:tcPr>
          <w:p w14:paraId="4A655280" w14:textId="01FBD350" w:rsidR="00C51B58" w:rsidRDefault="00BD4098" w:rsidP="00C51B58">
            <w:pPr>
              <w:pStyle w:val="Style1"/>
              <w:jc w:val="both"/>
            </w:pPr>
            <w:r>
              <w:t>Vào trang xem lịch sử của Ceiling Light2</w:t>
            </w:r>
          </w:p>
        </w:tc>
        <w:tc>
          <w:tcPr>
            <w:tcW w:w="3096" w:type="dxa"/>
          </w:tcPr>
          <w:p w14:paraId="2C1AE3B9" w14:textId="34E65EF5" w:rsidR="00C51B58" w:rsidRDefault="00BD4098" w:rsidP="00C51B58">
            <w:pPr>
              <w:pStyle w:val="Style1"/>
              <w:jc w:val="both"/>
            </w:pPr>
            <w:r>
              <w:t>Thành công, hệ thống chạy ổn định</w:t>
            </w:r>
          </w:p>
        </w:tc>
      </w:tr>
      <w:tr w:rsidR="00C51B58" w14:paraId="0F7735D8" w14:textId="77777777" w:rsidTr="00BD4098">
        <w:tc>
          <w:tcPr>
            <w:tcW w:w="817" w:type="dxa"/>
          </w:tcPr>
          <w:p w14:paraId="55E6E4D1" w14:textId="4C99ACF7" w:rsidR="00C51B58" w:rsidRDefault="00BD4098" w:rsidP="00C51B58">
            <w:pPr>
              <w:pStyle w:val="Style1"/>
              <w:jc w:val="both"/>
            </w:pPr>
            <w:r>
              <w:t>2</w:t>
            </w:r>
          </w:p>
        </w:tc>
        <w:tc>
          <w:tcPr>
            <w:tcW w:w="5374" w:type="dxa"/>
          </w:tcPr>
          <w:p w14:paraId="15E4FE58" w14:textId="4C75151F" w:rsidR="00C51B58" w:rsidRDefault="00BD4098" w:rsidP="00C51B58">
            <w:pPr>
              <w:pStyle w:val="Style1"/>
              <w:jc w:val="both"/>
            </w:pPr>
            <w:r>
              <w:t>Vào trang xem lịch sử của Humidity (OpenHAB)</w:t>
            </w:r>
          </w:p>
        </w:tc>
        <w:tc>
          <w:tcPr>
            <w:tcW w:w="3096" w:type="dxa"/>
          </w:tcPr>
          <w:p w14:paraId="0CFE3656" w14:textId="524C81F7" w:rsidR="00C51B58" w:rsidRDefault="00BD4098" w:rsidP="00C51B58">
            <w:pPr>
              <w:pStyle w:val="Style1"/>
              <w:jc w:val="both"/>
            </w:pPr>
            <w:r>
              <w:t>Lỗi, cập nhật realtime bị gián đoạn</w:t>
            </w:r>
          </w:p>
        </w:tc>
      </w:tr>
      <w:tr w:rsidR="00C51B58" w14:paraId="4D48FF73" w14:textId="77777777" w:rsidTr="00BD4098">
        <w:tc>
          <w:tcPr>
            <w:tcW w:w="817" w:type="dxa"/>
          </w:tcPr>
          <w:p w14:paraId="6B596693" w14:textId="3E8D5320" w:rsidR="00C51B58" w:rsidRDefault="00BD4098" w:rsidP="00C51B58">
            <w:pPr>
              <w:pStyle w:val="Style1"/>
              <w:jc w:val="both"/>
            </w:pPr>
            <w:r>
              <w:t>3</w:t>
            </w:r>
          </w:p>
        </w:tc>
        <w:tc>
          <w:tcPr>
            <w:tcW w:w="5374" w:type="dxa"/>
          </w:tcPr>
          <w:p w14:paraId="5FC0FDB3" w14:textId="13648C87" w:rsidR="00C51B58" w:rsidRDefault="00BD4098" w:rsidP="00BD4098">
            <w:pPr>
              <w:pStyle w:val="Style1"/>
              <w:jc w:val="both"/>
            </w:pPr>
            <w:r>
              <w:t>Vào lại trang xem lịch sử của Humidity (OpenHAB)</w:t>
            </w:r>
          </w:p>
        </w:tc>
        <w:tc>
          <w:tcPr>
            <w:tcW w:w="3096" w:type="dxa"/>
          </w:tcPr>
          <w:p w14:paraId="09D1B63D" w14:textId="7F0AE121" w:rsidR="00C51B58" w:rsidRDefault="00BD4098" w:rsidP="00C51B58">
            <w:pPr>
              <w:pStyle w:val="Style1"/>
              <w:jc w:val="both"/>
            </w:pPr>
            <w:r>
              <w:t>Thành công, hệ thống chạy ổn định</w:t>
            </w:r>
          </w:p>
        </w:tc>
      </w:tr>
      <w:tr w:rsidR="00C51B58" w14:paraId="45E7A31C" w14:textId="77777777" w:rsidTr="00BD4098">
        <w:tc>
          <w:tcPr>
            <w:tcW w:w="817" w:type="dxa"/>
          </w:tcPr>
          <w:p w14:paraId="047CCEF3" w14:textId="4EBAD2D5" w:rsidR="00C51B58" w:rsidRDefault="00BD4098" w:rsidP="00C51B58">
            <w:pPr>
              <w:pStyle w:val="Style1"/>
              <w:jc w:val="both"/>
            </w:pPr>
            <w:r>
              <w:t>4</w:t>
            </w:r>
          </w:p>
        </w:tc>
        <w:tc>
          <w:tcPr>
            <w:tcW w:w="5374" w:type="dxa"/>
          </w:tcPr>
          <w:p w14:paraId="431BF088" w14:textId="5F6BBC9A" w:rsidR="00C51B58" w:rsidRDefault="00BD4098" w:rsidP="00C51B58">
            <w:pPr>
              <w:pStyle w:val="Style1"/>
              <w:jc w:val="both"/>
            </w:pPr>
            <w:r>
              <w:t>Vào trang xem lịch sử của temperature</w:t>
            </w:r>
          </w:p>
        </w:tc>
        <w:tc>
          <w:tcPr>
            <w:tcW w:w="3096" w:type="dxa"/>
          </w:tcPr>
          <w:p w14:paraId="21E76A59" w14:textId="432F4579" w:rsidR="00C51B58" w:rsidRDefault="00BD4098" w:rsidP="00C51B58">
            <w:pPr>
              <w:pStyle w:val="Style1"/>
              <w:jc w:val="both"/>
            </w:pPr>
            <w:r>
              <w:t>Thành công, hệ thống chạy ổn định</w:t>
            </w:r>
          </w:p>
        </w:tc>
      </w:tr>
      <w:tr w:rsidR="00C51B58" w14:paraId="32635F87" w14:textId="77777777" w:rsidTr="00BD4098">
        <w:tc>
          <w:tcPr>
            <w:tcW w:w="817" w:type="dxa"/>
          </w:tcPr>
          <w:p w14:paraId="62694DA6" w14:textId="703717E8" w:rsidR="00C51B58" w:rsidRDefault="00BD4098" w:rsidP="00C51B58">
            <w:pPr>
              <w:pStyle w:val="Style1"/>
              <w:jc w:val="both"/>
            </w:pPr>
            <w:r>
              <w:t>5</w:t>
            </w:r>
          </w:p>
        </w:tc>
        <w:tc>
          <w:tcPr>
            <w:tcW w:w="5374" w:type="dxa"/>
          </w:tcPr>
          <w:p w14:paraId="7CD4C965" w14:textId="07891185" w:rsidR="00C51B58" w:rsidRDefault="00BD4098" w:rsidP="00C51B58">
            <w:pPr>
              <w:pStyle w:val="Style1"/>
              <w:jc w:val="both"/>
            </w:pPr>
            <w:r>
              <w:t>Vào trang xem lịch  sử của humidity</w:t>
            </w:r>
          </w:p>
        </w:tc>
        <w:tc>
          <w:tcPr>
            <w:tcW w:w="3096" w:type="dxa"/>
          </w:tcPr>
          <w:p w14:paraId="0A3F1DB5" w14:textId="136FC979" w:rsidR="00C51B58" w:rsidRDefault="00BD4098" w:rsidP="00C51B58">
            <w:pPr>
              <w:pStyle w:val="Style1"/>
              <w:jc w:val="both"/>
            </w:pPr>
            <w:r>
              <w:t>Thành công, hệ thống chạy ổn định</w:t>
            </w:r>
          </w:p>
        </w:tc>
      </w:tr>
    </w:tbl>
    <w:p w14:paraId="148EED5C" w14:textId="77777777" w:rsidR="00C51B58" w:rsidRDefault="00C51B58" w:rsidP="00C51B58">
      <w:pPr>
        <w:pStyle w:val="Style1"/>
        <w:jc w:val="both"/>
      </w:pPr>
    </w:p>
    <w:p w14:paraId="3F1A73AE" w14:textId="737D1320" w:rsidR="00AD0C66" w:rsidRDefault="00BD4098" w:rsidP="00E56FB4">
      <w:pPr>
        <w:pStyle w:val="Heading3"/>
        <w:numPr>
          <w:ilvl w:val="1"/>
          <w:numId w:val="26"/>
        </w:numPr>
      </w:pPr>
      <w:bookmarkStart w:id="167" w:name="_Toc470201098"/>
      <w:r>
        <w:t>Chạy kịch bả</w:t>
      </w:r>
      <w:r w:rsidR="00A20109">
        <w:t>n tự động 1</w:t>
      </w:r>
      <w:bookmarkEnd w:id="167"/>
    </w:p>
    <w:p w14:paraId="62690F4E" w14:textId="77777777" w:rsidR="00E56FB4" w:rsidRDefault="00E56FB4" w:rsidP="00E56FB4">
      <w:pPr>
        <w:pStyle w:val="Style1"/>
      </w:pPr>
    </w:p>
    <w:p w14:paraId="26FB00E2" w14:textId="6F7B25C1" w:rsidR="005C0EC5" w:rsidRDefault="005C0EC5" w:rsidP="00DF4961">
      <w:pPr>
        <w:pStyle w:val="Style1"/>
      </w:pPr>
      <w:r>
        <w:rPr>
          <w:noProof/>
        </w:rPr>
      </w:r>
      <w:r>
        <w:pict w14:anchorId="3285D96C">
          <v:shape id="Text Box 2" o:spid="_x0000_s1069" type="#_x0000_t202" style="width:215.4pt;height:63.7pt;visibility:visible;mso-left-percent:-10001;mso-top-percent:-10001;mso-wrap-distance-left:9pt;mso-wrap-distance-top:0;mso-wrap-distance-right:9pt;mso-wrap-distance-bottom:0;mso-position-horizontal:absolute;mso-position-horizontal-relative:char;mso-position-vertical:absolute;mso-position-vertical-relative:line;mso-left-percent:-10001;mso-top-percent:-1000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BRGucTKAIAAE4EAAAOAAAAAAAAAAAAAAAAAC4CAABkcnMvZTJvRG9j&#10;LnhtbFBLAQItABQABgAIAAAAIQD9LzLW2wAAAAUBAAAPAAAAAAAAAAAAAAAAAIIEAABkcnMvZG93&#10;bnJldi54bWxQSwUGAAAAAAQABADzAAAAigUAAAAA&#10;" fillcolor="white [3201]" strokecolor="black [3200]" strokeweight="2.5pt">
            <v:shadow color="#868686"/>
            <v:textbox style="mso-next-textbox:#Text Box 2">
              <w:txbxContent>
                <w:p w14:paraId="17972BEA" w14:textId="0B464178" w:rsidR="00D65C3A" w:rsidRPr="005C0EC5" w:rsidRDefault="00D65C3A">
                  <w:pPr>
                    <w:rPr>
                      <w:rFonts w:ascii="Courier New" w:hAnsi="Courier New" w:cs="Courier New"/>
                    </w:rPr>
                  </w:pPr>
                  <w:r w:rsidRPr="005C0EC5">
                    <w:rPr>
                      <w:rFonts w:ascii="Courier New" w:hAnsi="Courier New" w:cs="Courier New"/>
                    </w:rPr>
                    <w:t xml:space="preserve">If </w:t>
                  </w:r>
                  <w:proofErr w:type="gramStart"/>
                  <w:r w:rsidRPr="005C0EC5">
                    <w:rPr>
                      <w:rFonts w:ascii="Courier New" w:hAnsi="Courier New" w:cs="Courier New"/>
                      <w:b/>
                    </w:rPr>
                    <w:t>getValue</w:t>
                  </w:r>
                  <w:r w:rsidRPr="005C0EC5">
                    <w:rPr>
                      <w:rFonts w:ascii="Courier New" w:hAnsi="Courier New" w:cs="Courier New"/>
                    </w:rPr>
                    <w:t>(</w:t>
                  </w:r>
                  <w:proofErr w:type="gramEnd"/>
                  <w:r w:rsidRPr="005C0EC5">
                    <w:rPr>
                      <w:rFonts w:ascii="Courier New" w:hAnsi="Courier New" w:cs="Courier New"/>
                    </w:rPr>
                    <w:t>Temperature) &gt; 30 then{</w:t>
                  </w:r>
                  <w:r w:rsidRPr="005C0EC5">
                    <w:rPr>
                      <w:rFonts w:ascii="Courier New" w:hAnsi="Courier New" w:cs="Courier New"/>
                    </w:rPr>
                    <w:br/>
                    <w:t>set</w:t>
                  </w:r>
                  <w:r>
                    <w:rPr>
                      <w:rFonts w:ascii="Courier New" w:hAnsi="Courier New" w:cs="Courier New"/>
                    </w:rPr>
                    <w:t>State</w:t>
                  </w:r>
                  <w:r w:rsidRPr="005C0EC5">
                    <w:rPr>
                      <w:rFonts w:ascii="Courier New" w:hAnsi="Courier New" w:cs="Courier New"/>
                    </w:rPr>
                    <w:t>(Fan</w:t>
                  </w:r>
                  <w:r>
                    <w:rPr>
                      <w:rFonts w:ascii="Courier New" w:hAnsi="Courier New" w:cs="Courier New"/>
                    </w:rPr>
                    <w:t>,ON</w:t>
                  </w:r>
                  <w:r w:rsidRPr="005C0EC5">
                    <w:rPr>
                      <w:rFonts w:ascii="Courier New" w:hAnsi="Courier New" w:cs="Courier New"/>
                    </w:rPr>
                    <w:t>)</w:t>
                  </w:r>
                </w:p>
                <w:p w14:paraId="1FF76FB5" w14:textId="5FF8307B" w:rsidR="00D65C3A" w:rsidRPr="005C0EC5" w:rsidRDefault="00D65C3A">
                  <w:pPr>
                    <w:rPr>
                      <w:rFonts w:ascii="Courier New" w:hAnsi="Courier New" w:cs="Courier New"/>
                    </w:rPr>
                  </w:pPr>
                  <w:r w:rsidRPr="005C0EC5">
                    <w:rPr>
                      <w:rFonts w:ascii="Courier New" w:hAnsi="Courier New" w:cs="Courier New"/>
                    </w:rPr>
                    <w:t>}</w:t>
                  </w:r>
                </w:p>
              </w:txbxContent>
            </v:textbox>
            <w10:wrap type="none"/>
            <w10:anchorlock/>
          </v:shape>
        </w:pict>
      </w:r>
    </w:p>
    <w:p w14:paraId="4BDB00C3" w14:textId="77777777" w:rsidR="00E56FB4" w:rsidRDefault="00E56FB4" w:rsidP="00DF4961">
      <w:pPr>
        <w:pStyle w:val="Style1"/>
      </w:pPr>
    </w:p>
    <w:p w14:paraId="36071C14" w14:textId="10A37034" w:rsidR="00A20109" w:rsidRDefault="00A20109" w:rsidP="00AD0C66">
      <w:pPr>
        <w:pStyle w:val="Style1"/>
        <w:jc w:val="both"/>
      </w:pPr>
      <w:r>
        <w:t>Điều kiện tiên quyết: Hệ thống vận hành bình thường</w:t>
      </w:r>
    </w:p>
    <w:p w14:paraId="1FB57DAF" w14:textId="16F6018B" w:rsidR="00A20109" w:rsidRDefault="00A20109" w:rsidP="00AD0C66">
      <w:pPr>
        <w:pStyle w:val="Style1"/>
        <w:jc w:val="both"/>
      </w:pPr>
      <w:r>
        <w:t>Kết quả mong đợi: Quạt sẽ tự động bật khi nhiệt độ phòng trên 30 độ</w:t>
      </w:r>
    </w:p>
    <w:p w14:paraId="76B26616" w14:textId="5DBBF57E" w:rsidR="00A20109" w:rsidRDefault="00A20109" w:rsidP="00AD0C66">
      <w:pPr>
        <w:pStyle w:val="Style1"/>
        <w:jc w:val="both"/>
      </w:pPr>
      <w:r>
        <w:t>Các bước thực hiện:</w:t>
      </w:r>
    </w:p>
    <w:p w14:paraId="35036163" w14:textId="14A91BAF" w:rsidR="00A20109" w:rsidRDefault="00A20109" w:rsidP="00A20109">
      <w:pPr>
        <w:pStyle w:val="Style1"/>
        <w:numPr>
          <w:ilvl w:val="0"/>
          <w:numId w:val="5"/>
        </w:numPr>
        <w:jc w:val="both"/>
      </w:pPr>
      <w:r>
        <w:t>Tắt quạt đi</w:t>
      </w:r>
    </w:p>
    <w:p w14:paraId="318C79F4" w14:textId="752F622D" w:rsidR="00BE3D35" w:rsidRDefault="00BE3D35" w:rsidP="00A20109">
      <w:pPr>
        <w:pStyle w:val="Style1"/>
        <w:numPr>
          <w:ilvl w:val="0"/>
          <w:numId w:val="5"/>
        </w:numPr>
        <w:jc w:val="both"/>
      </w:pPr>
      <w:r>
        <w:t>Copy file kịch bản vào trong thư mục kịch bản</w:t>
      </w:r>
    </w:p>
    <w:p w14:paraId="50382325" w14:textId="7B95FA94" w:rsidR="00A20109" w:rsidRDefault="00A20109" w:rsidP="00A20109">
      <w:pPr>
        <w:pStyle w:val="Style1"/>
        <w:numPr>
          <w:ilvl w:val="0"/>
          <w:numId w:val="5"/>
        </w:numPr>
        <w:jc w:val="both"/>
      </w:pPr>
      <w:r>
        <w:t>Truyền nhiệt độ phòng vào giá trị lớn hơn 30</w:t>
      </w:r>
      <w:r w:rsidR="00C44B58" w:rsidRPr="00C44B58">
        <w:rPr>
          <w:vertAlign w:val="superscript"/>
        </w:rPr>
        <w:t xml:space="preserve"> </w:t>
      </w:r>
      <w:r w:rsidR="00C44B58">
        <w:rPr>
          <w:vertAlign w:val="superscript"/>
        </w:rPr>
        <w:t>o</w:t>
      </w:r>
      <w:r w:rsidR="00C44B58">
        <w:t>C</w:t>
      </w:r>
      <w:r>
        <w:t xml:space="preserve"> hoặc nhỏ hơn 30</w:t>
      </w:r>
      <w:r w:rsidR="00C44B58" w:rsidRPr="00C44B58">
        <w:rPr>
          <w:vertAlign w:val="superscript"/>
        </w:rPr>
        <w:t xml:space="preserve"> </w:t>
      </w:r>
      <w:r w:rsidR="00C44B58">
        <w:rPr>
          <w:vertAlign w:val="superscript"/>
        </w:rPr>
        <w:t>o</w:t>
      </w:r>
      <w:r w:rsidR="00C44B58">
        <w:t>C</w:t>
      </w:r>
    </w:p>
    <w:p w14:paraId="3697C8DD" w14:textId="38429DAC" w:rsidR="00A20109" w:rsidRDefault="00A20109" w:rsidP="00A20109">
      <w:pPr>
        <w:pStyle w:val="Style1"/>
        <w:numPr>
          <w:ilvl w:val="0"/>
          <w:numId w:val="5"/>
        </w:numPr>
        <w:jc w:val="both"/>
      </w:pPr>
      <w:r>
        <w:t>Nếu nhiệt độ phòng nhỏ hơn 30</w:t>
      </w:r>
      <w:r w:rsidR="00C44B58" w:rsidRPr="00C44B58">
        <w:rPr>
          <w:vertAlign w:val="superscript"/>
        </w:rPr>
        <w:t xml:space="preserve"> </w:t>
      </w:r>
      <w:r w:rsidR="00C44B58">
        <w:rPr>
          <w:vertAlign w:val="superscript"/>
        </w:rPr>
        <w:t>o</w:t>
      </w:r>
      <w:r w:rsidR="00C44B58">
        <w:t>C</w:t>
      </w:r>
      <w:r>
        <w:t>, quạt sẽ tự bật, nếu nhỏ hơn thì sẽ không có gì xảy ra cả.</w:t>
      </w:r>
    </w:p>
    <w:p w14:paraId="69B52F44" w14:textId="504A7979" w:rsidR="00A20109" w:rsidRDefault="00A20109" w:rsidP="00A20109">
      <w:pPr>
        <w:pStyle w:val="Style1"/>
        <w:jc w:val="both"/>
      </w:pPr>
      <w:r>
        <w:t>Kết quả kiểm thử:</w:t>
      </w:r>
    </w:p>
    <w:tbl>
      <w:tblPr>
        <w:tblStyle w:val="TableGrid"/>
        <w:tblW w:w="0" w:type="auto"/>
        <w:tblLook w:val="04A0" w:firstRow="1" w:lastRow="0" w:firstColumn="1" w:lastColumn="0" w:noHBand="0" w:noVBand="1"/>
      </w:tblPr>
      <w:tblGrid>
        <w:gridCol w:w="2995"/>
        <w:gridCol w:w="3004"/>
        <w:gridCol w:w="3004"/>
      </w:tblGrid>
      <w:tr w:rsidR="00A20109" w14:paraId="1F95A959" w14:textId="77777777" w:rsidTr="00A20109">
        <w:tc>
          <w:tcPr>
            <w:tcW w:w="3095" w:type="dxa"/>
          </w:tcPr>
          <w:p w14:paraId="52161AAA" w14:textId="4D1C299B" w:rsidR="00A20109" w:rsidRDefault="00A20109" w:rsidP="00A20109">
            <w:pPr>
              <w:pStyle w:val="Style1"/>
              <w:jc w:val="both"/>
            </w:pPr>
            <w:r>
              <w:t>STT</w:t>
            </w:r>
          </w:p>
        </w:tc>
        <w:tc>
          <w:tcPr>
            <w:tcW w:w="3096" w:type="dxa"/>
          </w:tcPr>
          <w:p w14:paraId="3509C141" w14:textId="61A1C1CA" w:rsidR="00A20109" w:rsidRDefault="00A20109" w:rsidP="00A20109">
            <w:pPr>
              <w:pStyle w:val="Style1"/>
              <w:jc w:val="both"/>
            </w:pPr>
            <w:r>
              <w:t>Nhiệt độ truyền vào</w:t>
            </w:r>
          </w:p>
        </w:tc>
        <w:tc>
          <w:tcPr>
            <w:tcW w:w="3096" w:type="dxa"/>
          </w:tcPr>
          <w:p w14:paraId="524797C1" w14:textId="15943DCC" w:rsidR="00A20109" w:rsidRDefault="00A20109" w:rsidP="00A20109">
            <w:pPr>
              <w:pStyle w:val="Style1"/>
              <w:jc w:val="both"/>
            </w:pPr>
            <w:r>
              <w:t>Kết quả</w:t>
            </w:r>
          </w:p>
        </w:tc>
      </w:tr>
      <w:tr w:rsidR="00A20109" w14:paraId="7C1D1B3A" w14:textId="77777777" w:rsidTr="00A20109">
        <w:tc>
          <w:tcPr>
            <w:tcW w:w="3095" w:type="dxa"/>
          </w:tcPr>
          <w:p w14:paraId="4B8E73D4" w14:textId="731385A9" w:rsidR="00A20109" w:rsidRDefault="00A20109" w:rsidP="00A20109">
            <w:pPr>
              <w:pStyle w:val="Style1"/>
              <w:jc w:val="both"/>
            </w:pPr>
            <w:r>
              <w:t>1</w:t>
            </w:r>
          </w:p>
        </w:tc>
        <w:tc>
          <w:tcPr>
            <w:tcW w:w="3096" w:type="dxa"/>
          </w:tcPr>
          <w:p w14:paraId="32FE6435" w14:textId="230A8DCD" w:rsidR="00A20109" w:rsidRDefault="00A20109" w:rsidP="00A20109">
            <w:pPr>
              <w:pStyle w:val="Style1"/>
              <w:jc w:val="both"/>
            </w:pPr>
            <w:r>
              <w:t>31</w:t>
            </w:r>
            <w:r w:rsidR="00C44B58">
              <w:t xml:space="preserve"> </w:t>
            </w:r>
            <w:r w:rsidR="00C44B58">
              <w:rPr>
                <w:vertAlign w:val="superscript"/>
              </w:rPr>
              <w:t>o</w:t>
            </w:r>
            <w:r w:rsidR="00C44B58">
              <w:t>C</w:t>
            </w:r>
          </w:p>
        </w:tc>
        <w:tc>
          <w:tcPr>
            <w:tcW w:w="3096" w:type="dxa"/>
          </w:tcPr>
          <w:p w14:paraId="64571713" w14:textId="50B99334" w:rsidR="00A20109" w:rsidRDefault="00A20109" w:rsidP="00A20109">
            <w:pPr>
              <w:pStyle w:val="Style1"/>
              <w:jc w:val="both"/>
            </w:pPr>
            <w:r>
              <w:t>Quạt bật</w:t>
            </w:r>
          </w:p>
        </w:tc>
      </w:tr>
      <w:tr w:rsidR="00A20109" w14:paraId="10F83B05" w14:textId="77777777" w:rsidTr="00A20109">
        <w:tc>
          <w:tcPr>
            <w:tcW w:w="3095" w:type="dxa"/>
          </w:tcPr>
          <w:p w14:paraId="03AA6C6C" w14:textId="4EFB9A55" w:rsidR="00A20109" w:rsidRDefault="00A20109" w:rsidP="00A20109">
            <w:pPr>
              <w:pStyle w:val="Style1"/>
              <w:jc w:val="both"/>
            </w:pPr>
            <w:r>
              <w:t>2</w:t>
            </w:r>
          </w:p>
        </w:tc>
        <w:tc>
          <w:tcPr>
            <w:tcW w:w="3096" w:type="dxa"/>
          </w:tcPr>
          <w:p w14:paraId="3C0E1186" w14:textId="66EEA52C" w:rsidR="00A20109" w:rsidRDefault="00A20109" w:rsidP="00A20109">
            <w:pPr>
              <w:pStyle w:val="Style1"/>
              <w:jc w:val="both"/>
            </w:pPr>
            <w:r>
              <w:t>40</w:t>
            </w:r>
            <w:r w:rsidR="00C44B58">
              <w:t xml:space="preserve"> </w:t>
            </w:r>
            <w:r w:rsidR="00C44B58">
              <w:rPr>
                <w:vertAlign w:val="superscript"/>
              </w:rPr>
              <w:t>c</w:t>
            </w:r>
            <w:r w:rsidR="00C44B58">
              <w:t>C</w:t>
            </w:r>
          </w:p>
        </w:tc>
        <w:tc>
          <w:tcPr>
            <w:tcW w:w="3096" w:type="dxa"/>
          </w:tcPr>
          <w:p w14:paraId="02C3148E" w14:textId="14A5DACE" w:rsidR="00A20109" w:rsidRDefault="00A20109" w:rsidP="00A20109">
            <w:pPr>
              <w:pStyle w:val="Style1"/>
              <w:jc w:val="both"/>
            </w:pPr>
            <w:r>
              <w:t>Quạt bật</w:t>
            </w:r>
          </w:p>
        </w:tc>
      </w:tr>
      <w:tr w:rsidR="00A20109" w14:paraId="1EE2C945" w14:textId="77777777" w:rsidTr="00A20109">
        <w:tc>
          <w:tcPr>
            <w:tcW w:w="3095" w:type="dxa"/>
          </w:tcPr>
          <w:p w14:paraId="1DFCE179" w14:textId="255C8520" w:rsidR="00A20109" w:rsidRDefault="00A20109" w:rsidP="00A20109">
            <w:pPr>
              <w:pStyle w:val="Style1"/>
              <w:jc w:val="both"/>
            </w:pPr>
            <w:r>
              <w:t>3</w:t>
            </w:r>
          </w:p>
        </w:tc>
        <w:tc>
          <w:tcPr>
            <w:tcW w:w="3096" w:type="dxa"/>
          </w:tcPr>
          <w:p w14:paraId="0962A159" w14:textId="721BB456" w:rsidR="00A20109" w:rsidRDefault="00A20109" w:rsidP="00A20109">
            <w:pPr>
              <w:pStyle w:val="Style1"/>
              <w:jc w:val="both"/>
            </w:pPr>
            <w:r>
              <w:t>29</w:t>
            </w:r>
            <w:r w:rsidR="00C44B58">
              <w:t xml:space="preserve"> </w:t>
            </w:r>
            <w:r w:rsidR="00C44B58">
              <w:rPr>
                <w:vertAlign w:val="superscript"/>
              </w:rPr>
              <w:t>o</w:t>
            </w:r>
            <w:r w:rsidR="00C44B58">
              <w:t>C</w:t>
            </w:r>
          </w:p>
        </w:tc>
        <w:tc>
          <w:tcPr>
            <w:tcW w:w="3096" w:type="dxa"/>
          </w:tcPr>
          <w:p w14:paraId="27D48443" w14:textId="3F27C9B8" w:rsidR="00A20109" w:rsidRDefault="00A20109" w:rsidP="00A20109">
            <w:pPr>
              <w:pStyle w:val="Style1"/>
              <w:jc w:val="both"/>
            </w:pPr>
            <w:r>
              <w:t>Quạt không bật</w:t>
            </w:r>
          </w:p>
        </w:tc>
      </w:tr>
      <w:tr w:rsidR="00A20109" w14:paraId="623FA390" w14:textId="77777777" w:rsidTr="00A20109">
        <w:tc>
          <w:tcPr>
            <w:tcW w:w="3095" w:type="dxa"/>
          </w:tcPr>
          <w:p w14:paraId="7D50281D" w14:textId="696BD2B9" w:rsidR="00A20109" w:rsidRDefault="00A20109" w:rsidP="00A20109">
            <w:pPr>
              <w:pStyle w:val="Style1"/>
              <w:jc w:val="both"/>
            </w:pPr>
            <w:r>
              <w:t>4</w:t>
            </w:r>
          </w:p>
        </w:tc>
        <w:tc>
          <w:tcPr>
            <w:tcW w:w="3096" w:type="dxa"/>
          </w:tcPr>
          <w:p w14:paraId="071FEEC1" w14:textId="21494445" w:rsidR="00A20109" w:rsidRDefault="00A20109" w:rsidP="00A20109">
            <w:pPr>
              <w:pStyle w:val="Style1"/>
              <w:jc w:val="both"/>
            </w:pPr>
            <w:r>
              <w:t>10</w:t>
            </w:r>
            <w:r w:rsidR="00C44B58">
              <w:t xml:space="preserve"> </w:t>
            </w:r>
            <w:r w:rsidR="00C44B58">
              <w:rPr>
                <w:vertAlign w:val="superscript"/>
              </w:rPr>
              <w:t>o</w:t>
            </w:r>
            <w:r w:rsidR="00C44B58">
              <w:t>C</w:t>
            </w:r>
          </w:p>
        </w:tc>
        <w:tc>
          <w:tcPr>
            <w:tcW w:w="3096" w:type="dxa"/>
          </w:tcPr>
          <w:p w14:paraId="6F170C4C" w14:textId="6449A636" w:rsidR="00A20109" w:rsidRDefault="00A20109" w:rsidP="00A20109">
            <w:pPr>
              <w:pStyle w:val="Style1"/>
              <w:jc w:val="both"/>
            </w:pPr>
            <w:r>
              <w:t>Quạt không bật</w:t>
            </w:r>
          </w:p>
        </w:tc>
      </w:tr>
      <w:tr w:rsidR="00A20109" w14:paraId="22480DCE" w14:textId="77777777" w:rsidTr="00A20109">
        <w:tc>
          <w:tcPr>
            <w:tcW w:w="3095" w:type="dxa"/>
          </w:tcPr>
          <w:p w14:paraId="3E72B124" w14:textId="687FE297" w:rsidR="00A20109" w:rsidRDefault="00A20109" w:rsidP="00A20109">
            <w:pPr>
              <w:pStyle w:val="Style1"/>
              <w:jc w:val="both"/>
            </w:pPr>
            <w:r>
              <w:t>5</w:t>
            </w:r>
          </w:p>
        </w:tc>
        <w:tc>
          <w:tcPr>
            <w:tcW w:w="3096" w:type="dxa"/>
          </w:tcPr>
          <w:p w14:paraId="51028626" w14:textId="54EA3E54" w:rsidR="00A20109" w:rsidRDefault="00A20109" w:rsidP="00A20109">
            <w:pPr>
              <w:pStyle w:val="Style1"/>
              <w:jc w:val="both"/>
            </w:pPr>
            <w:r>
              <w:t>35</w:t>
            </w:r>
            <w:r w:rsidR="00C44B58">
              <w:t xml:space="preserve"> </w:t>
            </w:r>
            <w:r w:rsidR="00C44B58">
              <w:rPr>
                <w:vertAlign w:val="superscript"/>
              </w:rPr>
              <w:t>o</w:t>
            </w:r>
            <w:r w:rsidR="00C44B58">
              <w:t>C</w:t>
            </w:r>
          </w:p>
        </w:tc>
        <w:tc>
          <w:tcPr>
            <w:tcW w:w="3096" w:type="dxa"/>
          </w:tcPr>
          <w:p w14:paraId="68E13200" w14:textId="084B15DD" w:rsidR="00A20109" w:rsidRDefault="00A20109" w:rsidP="00A20109">
            <w:pPr>
              <w:pStyle w:val="Style1"/>
              <w:jc w:val="both"/>
            </w:pPr>
            <w:r>
              <w:t>Quạt bật</w:t>
            </w:r>
          </w:p>
        </w:tc>
      </w:tr>
    </w:tbl>
    <w:p w14:paraId="431D2613" w14:textId="77777777" w:rsidR="00A20109" w:rsidRDefault="00A20109" w:rsidP="00A20109">
      <w:pPr>
        <w:pStyle w:val="Style1"/>
        <w:jc w:val="both"/>
      </w:pPr>
    </w:p>
    <w:p w14:paraId="5F4287FE" w14:textId="0A04EEBF" w:rsidR="00BE3D35" w:rsidRDefault="00BE3D35" w:rsidP="00720632">
      <w:pPr>
        <w:pStyle w:val="Heading3"/>
      </w:pPr>
      <w:bookmarkStart w:id="168" w:name="_Toc470201099"/>
      <w:r>
        <w:t>2.5 Chạy kịch bản tự động 2</w:t>
      </w:r>
      <w:bookmarkEnd w:id="168"/>
    </w:p>
    <w:p w14:paraId="23FAAF64" w14:textId="4C85539E" w:rsidR="005C0EC5" w:rsidRDefault="005C0EC5" w:rsidP="00DF4961">
      <w:pPr>
        <w:pStyle w:val="Style1"/>
      </w:pPr>
      <w:r>
        <w:rPr>
          <w:noProof/>
        </w:rPr>
      </w:r>
      <w:r w:rsidR="002F5C01">
        <w:pict w14:anchorId="6BE85736">
          <v:shape id="_x0000_s1072" type="#_x0000_t202" style="width:213.4pt;height:64.1pt;visibility:visible;mso-height-percent:200;mso-left-percent:-10001;mso-top-percent:-10001;mso-wrap-distance-left:9pt;mso-wrap-distance-top:0;mso-wrap-distance-right:9pt;mso-wrap-distance-bottom:0;mso-position-horizontal:absolute;mso-position-horizontal-relative:char;mso-position-vertical:absolute;mso-position-vertical-relative:line;mso-height-percent:200;mso-left-percent:-10001;mso-top-percent:-1000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gvrjyCkCAABPBAAADgAAAAAAAAAAAAAAAAAuAgAAZHJzL2Uyb0Rv&#10;Yy54bWxQSwECLQAUAAYACAAAACEA/S8y1tsAAAAFAQAADwAAAAAAAAAAAAAAAACDBAAAZHJzL2Rv&#10;d25yZXYueG1sUEsFBgAAAAAEAAQA8wAAAIsFAAAAAA==&#10;" fillcolor="white [3201]" strokecolor="black [3200]" strokeweight="2.5pt">
            <v:shadow color="#868686"/>
            <v:textbox style="mso-fit-shape-to-text:t">
              <w:txbxContent>
                <w:p w14:paraId="3FF38D45" w14:textId="2A074674" w:rsidR="00D65C3A" w:rsidRPr="005C0EC5" w:rsidRDefault="00D65C3A">
                  <w:pPr>
                    <w:rPr>
                      <w:rFonts w:ascii="Courier New" w:hAnsi="Courier New" w:cs="Courier New"/>
                    </w:rPr>
                  </w:pPr>
                  <w:r w:rsidRPr="005C0EC5">
                    <w:rPr>
                      <w:rFonts w:ascii="Courier New" w:hAnsi="Courier New" w:cs="Courier New"/>
                    </w:rPr>
                    <w:t>If time &gt; 18h00 then</w:t>
                  </w:r>
                </w:p>
                <w:p w14:paraId="04E0C418" w14:textId="6DE7A498" w:rsidR="00D65C3A" w:rsidRPr="005C0EC5" w:rsidRDefault="00D65C3A">
                  <w:pPr>
                    <w:rPr>
                      <w:rFonts w:ascii="Courier New" w:hAnsi="Courier New" w:cs="Courier New"/>
                    </w:rPr>
                  </w:pPr>
                  <w:r w:rsidRPr="005C0EC5">
                    <w:rPr>
                      <w:rFonts w:ascii="Courier New" w:hAnsi="Courier New" w:cs="Courier New"/>
                    </w:rPr>
                    <w:t>{</w:t>
                  </w:r>
                </w:p>
                <w:p w14:paraId="2464CDE2" w14:textId="31AA9C4C" w:rsidR="00D65C3A" w:rsidRPr="005C0EC5" w:rsidRDefault="00D65C3A">
                  <w:pPr>
                    <w:rPr>
                      <w:rFonts w:ascii="Courier New" w:hAnsi="Courier New" w:cs="Courier New"/>
                    </w:rPr>
                  </w:pPr>
                  <w:proofErr w:type="gramStart"/>
                  <w:r>
                    <w:rPr>
                      <w:rFonts w:ascii="Courier New" w:hAnsi="Courier New" w:cs="Courier New"/>
                    </w:rPr>
                    <w:t>setStateByType(</w:t>
                  </w:r>
                  <w:proofErr w:type="gramEnd"/>
                  <w:r>
                    <w:rPr>
                      <w:rFonts w:ascii="Courier New" w:hAnsi="Courier New" w:cs="Courier New"/>
                    </w:rPr>
                    <w:t>Light,</w:t>
                  </w:r>
                  <w:r w:rsidRPr="005C0EC5">
                    <w:rPr>
                      <w:rFonts w:ascii="Courier New" w:hAnsi="Courier New" w:cs="Courier New"/>
                    </w:rPr>
                    <w:t>ON)</w:t>
                  </w:r>
                </w:p>
                <w:p w14:paraId="5A57C9BD" w14:textId="107996AA" w:rsidR="00D65C3A" w:rsidRPr="005C0EC5" w:rsidRDefault="00D65C3A">
                  <w:pPr>
                    <w:rPr>
                      <w:rFonts w:ascii="Courier New" w:hAnsi="Courier New" w:cs="Courier New"/>
                    </w:rPr>
                  </w:pPr>
                  <w:r w:rsidRPr="005C0EC5">
                    <w:rPr>
                      <w:rFonts w:ascii="Courier New" w:hAnsi="Courier New" w:cs="Courier New"/>
                    </w:rPr>
                    <w:t>}</w:t>
                  </w:r>
                </w:p>
              </w:txbxContent>
            </v:textbox>
            <w10:wrap type="none"/>
            <w10:anchorlock/>
          </v:shape>
        </w:pict>
      </w:r>
    </w:p>
    <w:p w14:paraId="2BB90472" w14:textId="77777777" w:rsidR="00E56FB4" w:rsidRDefault="00E56FB4" w:rsidP="00DF4961">
      <w:pPr>
        <w:pStyle w:val="Style1"/>
      </w:pPr>
    </w:p>
    <w:p w14:paraId="785C5A66" w14:textId="2B636F06" w:rsidR="00BE3D35" w:rsidRDefault="00BE3D35" w:rsidP="00A20109">
      <w:pPr>
        <w:pStyle w:val="Style1"/>
        <w:jc w:val="both"/>
      </w:pPr>
      <w:r>
        <w:t xml:space="preserve">Điều kiện tiên quyết: </w:t>
      </w:r>
      <w:proofErr w:type="gramStart"/>
      <w:r>
        <w:t>Hệ  thống</w:t>
      </w:r>
      <w:proofErr w:type="gramEnd"/>
      <w:r>
        <w:t xml:space="preserve"> vận bình thường</w:t>
      </w:r>
    </w:p>
    <w:p w14:paraId="72A7D356" w14:textId="76712E22" w:rsidR="00BE3D35" w:rsidRDefault="00BE3D35" w:rsidP="00A20109">
      <w:pPr>
        <w:pStyle w:val="Style1"/>
        <w:jc w:val="both"/>
      </w:pPr>
      <w:r>
        <w:t>Kết quả mong đợi: Sau 6h tối thì sẽ tự động bật tất cả đèn lên.</w:t>
      </w:r>
    </w:p>
    <w:p w14:paraId="1A56290A" w14:textId="012EC2B8" w:rsidR="00BE3D35" w:rsidRDefault="00BE3D35" w:rsidP="00A20109">
      <w:pPr>
        <w:pStyle w:val="Style1"/>
        <w:jc w:val="both"/>
      </w:pPr>
      <w:r>
        <w:t>Các bước thực hiện:</w:t>
      </w:r>
    </w:p>
    <w:p w14:paraId="6F03D5D2" w14:textId="55DCCCAD" w:rsidR="00BE3D35" w:rsidRDefault="00BE3D35" w:rsidP="00BE3D35">
      <w:pPr>
        <w:pStyle w:val="Style1"/>
        <w:numPr>
          <w:ilvl w:val="0"/>
          <w:numId w:val="5"/>
        </w:numPr>
        <w:jc w:val="both"/>
      </w:pPr>
      <w:r>
        <w:t>Sao chép file kịch bản vào thư mục kịch bản</w:t>
      </w:r>
    </w:p>
    <w:p w14:paraId="248322DA" w14:textId="5C3CF8BA" w:rsidR="00BE3D35" w:rsidRDefault="00BE3D35" w:rsidP="00BE3D35">
      <w:pPr>
        <w:pStyle w:val="Style1"/>
        <w:numPr>
          <w:ilvl w:val="0"/>
          <w:numId w:val="5"/>
        </w:numPr>
        <w:jc w:val="both"/>
      </w:pPr>
      <w:r>
        <w:t>Cài đặt đồng hồ để chạy gần đến 6h tối</w:t>
      </w:r>
    </w:p>
    <w:p w14:paraId="12A4EDA1" w14:textId="7D14E6A3" w:rsidR="00BE3D35" w:rsidRDefault="00BE3D35" w:rsidP="00BE3D35">
      <w:pPr>
        <w:pStyle w:val="Style1"/>
        <w:numPr>
          <w:ilvl w:val="0"/>
          <w:numId w:val="5"/>
        </w:numPr>
        <w:jc w:val="both"/>
      </w:pPr>
      <w:r>
        <w:t>Theo dõi trạng thái của đèn trước và sau 6h tối</w:t>
      </w:r>
    </w:p>
    <w:p w14:paraId="2A1EDD1A" w14:textId="446D3A5C" w:rsidR="00BE3D35" w:rsidRDefault="00BE3D35" w:rsidP="00BE3D35">
      <w:pPr>
        <w:pStyle w:val="Style1"/>
        <w:jc w:val="both"/>
      </w:pPr>
      <w:r>
        <w:t>Kết quả kiểm thử:</w:t>
      </w:r>
    </w:p>
    <w:tbl>
      <w:tblPr>
        <w:tblStyle w:val="TableGrid"/>
        <w:tblW w:w="0" w:type="auto"/>
        <w:tblLook w:val="04A0" w:firstRow="1" w:lastRow="0" w:firstColumn="1" w:lastColumn="0" w:noHBand="0" w:noVBand="1"/>
      </w:tblPr>
      <w:tblGrid>
        <w:gridCol w:w="3820"/>
        <w:gridCol w:w="5183"/>
      </w:tblGrid>
      <w:tr w:rsidR="00BE3D35" w14:paraId="21921E3E" w14:textId="77777777" w:rsidTr="009D19C3">
        <w:tc>
          <w:tcPr>
            <w:tcW w:w="3936" w:type="dxa"/>
          </w:tcPr>
          <w:p w14:paraId="20E1570A" w14:textId="7703DA65" w:rsidR="00BE3D35" w:rsidRDefault="00BE3D35" w:rsidP="00BE3D35">
            <w:pPr>
              <w:pStyle w:val="Style1"/>
              <w:jc w:val="both"/>
            </w:pPr>
            <w:r>
              <w:t>STT</w:t>
            </w:r>
          </w:p>
        </w:tc>
        <w:tc>
          <w:tcPr>
            <w:tcW w:w="5351" w:type="dxa"/>
          </w:tcPr>
          <w:p w14:paraId="7FD4CB8F" w14:textId="75BEED26" w:rsidR="00BE3D35" w:rsidRDefault="00BE3D35" w:rsidP="009D19C3">
            <w:pPr>
              <w:pStyle w:val="Style1"/>
              <w:jc w:val="center"/>
            </w:pPr>
            <w:r>
              <w:t>Kết quả</w:t>
            </w:r>
          </w:p>
        </w:tc>
      </w:tr>
      <w:tr w:rsidR="00BE3D35" w14:paraId="2C213D2A" w14:textId="77777777" w:rsidTr="009D19C3">
        <w:tc>
          <w:tcPr>
            <w:tcW w:w="3936" w:type="dxa"/>
          </w:tcPr>
          <w:p w14:paraId="7D9EFC92" w14:textId="69DE5DE2" w:rsidR="00BE3D35" w:rsidRDefault="00BE3D35" w:rsidP="00BE3D35">
            <w:pPr>
              <w:pStyle w:val="Style1"/>
              <w:jc w:val="both"/>
            </w:pPr>
            <w:r>
              <w:t>1</w:t>
            </w:r>
          </w:p>
        </w:tc>
        <w:tc>
          <w:tcPr>
            <w:tcW w:w="5351" w:type="dxa"/>
          </w:tcPr>
          <w:p w14:paraId="574C7B40" w14:textId="78ED611E" w:rsidR="00BE3D35" w:rsidRDefault="00BE3D35" w:rsidP="009D19C3">
            <w:pPr>
              <w:pStyle w:val="Style1"/>
              <w:jc w:val="center"/>
            </w:pPr>
            <w:r>
              <w:t>Đèn đều bật lên</w:t>
            </w:r>
          </w:p>
        </w:tc>
      </w:tr>
      <w:tr w:rsidR="00BE3D35" w14:paraId="1A8362BA" w14:textId="77777777" w:rsidTr="009D19C3">
        <w:tc>
          <w:tcPr>
            <w:tcW w:w="3936" w:type="dxa"/>
          </w:tcPr>
          <w:p w14:paraId="123431DA" w14:textId="12C4976C" w:rsidR="00BE3D35" w:rsidRDefault="00BE3D35" w:rsidP="00BE3D35">
            <w:pPr>
              <w:pStyle w:val="Style1"/>
              <w:jc w:val="both"/>
            </w:pPr>
            <w:r>
              <w:t>2</w:t>
            </w:r>
          </w:p>
        </w:tc>
        <w:tc>
          <w:tcPr>
            <w:tcW w:w="5351" w:type="dxa"/>
          </w:tcPr>
          <w:p w14:paraId="77693782" w14:textId="2D9DEFCA" w:rsidR="00BE3D35" w:rsidRDefault="00BE3D35" w:rsidP="009D19C3">
            <w:pPr>
              <w:pStyle w:val="Style1"/>
              <w:jc w:val="center"/>
            </w:pPr>
            <w:r>
              <w:t>Đèn đều bật lên</w:t>
            </w:r>
          </w:p>
        </w:tc>
      </w:tr>
      <w:tr w:rsidR="00BE3D35" w14:paraId="7088166B" w14:textId="77777777" w:rsidTr="009D19C3">
        <w:tc>
          <w:tcPr>
            <w:tcW w:w="3936" w:type="dxa"/>
          </w:tcPr>
          <w:p w14:paraId="3D6F2DA5" w14:textId="1AF1C86D" w:rsidR="00BE3D35" w:rsidRDefault="00BE3D35" w:rsidP="00BE3D35">
            <w:pPr>
              <w:pStyle w:val="Style1"/>
              <w:jc w:val="both"/>
            </w:pPr>
            <w:r>
              <w:t>3</w:t>
            </w:r>
          </w:p>
        </w:tc>
        <w:tc>
          <w:tcPr>
            <w:tcW w:w="5351" w:type="dxa"/>
          </w:tcPr>
          <w:p w14:paraId="6D36F5FF" w14:textId="185ACE16" w:rsidR="00BE3D35" w:rsidRDefault="00BE3D35" w:rsidP="009D19C3">
            <w:pPr>
              <w:pStyle w:val="Style1"/>
              <w:jc w:val="center"/>
            </w:pPr>
            <w:r>
              <w:t>Đèn đều bật lên</w:t>
            </w:r>
          </w:p>
        </w:tc>
      </w:tr>
      <w:tr w:rsidR="00BE3D35" w14:paraId="3E00DA21" w14:textId="77777777" w:rsidTr="009D19C3">
        <w:tc>
          <w:tcPr>
            <w:tcW w:w="3936" w:type="dxa"/>
          </w:tcPr>
          <w:p w14:paraId="2FD0FE88" w14:textId="48A2CE4C" w:rsidR="00BE3D35" w:rsidRDefault="00BE3D35" w:rsidP="00BE3D35">
            <w:pPr>
              <w:pStyle w:val="Style1"/>
              <w:jc w:val="both"/>
            </w:pPr>
            <w:r>
              <w:t>4</w:t>
            </w:r>
          </w:p>
        </w:tc>
        <w:tc>
          <w:tcPr>
            <w:tcW w:w="5351" w:type="dxa"/>
          </w:tcPr>
          <w:p w14:paraId="7FC18464" w14:textId="6EA0D431" w:rsidR="00BE3D35" w:rsidRDefault="00BE3D35" w:rsidP="009D19C3">
            <w:pPr>
              <w:pStyle w:val="Style1"/>
              <w:jc w:val="center"/>
            </w:pPr>
            <w:r>
              <w:t>Đèn đều bật lên</w:t>
            </w:r>
          </w:p>
        </w:tc>
      </w:tr>
      <w:tr w:rsidR="00BE3D35" w14:paraId="0E1281A2" w14:textId="77777777" w:rsidTr="009D19C3">
        <w:tc>
          <w:tcPr>
            <w:tcW w:w="3936" w:type="dxa"/>
          </w:tcPr>
          <w:p w14:paraId="41BCE9BF" w14:textId="28D10524" w:rsidR="00BE3D35" w:rsidRDefault="00BE3D35" w:rsidP="00BE3D35">
            <w:pPr>
              <w:pStyle w:val="Style1"/>
              <w:jc w:val="both"/>
            </w:pPr>
            <w:r>
              <w:t>5</w:t>
            </w:r>
          </w:p>
        </w:tc>
        <w:tc>
          <w:tcPr>
            <w:tcW w:w="5351" w:type="dxa"/>
          </w:tcPr>
          <w:p w14:paraId="0760225A" w14:textId="2AF95077" w:rsidR="00BE3D35" w:rsidRDefault="00BE3D35" w:rsidP="009D19C3">
            <w:pPr>
              <w:pStyle w:val="Style1"/>
              <w:jc w:val="center"/>
            </w:pPr>
            <w:r>
              <w:t>Đèn đều bật lên</w:t>
            </w:r>
          </w:p>
        </w:tc>
      </w:tr>
    </w:tbl>
    <w:p w14:paraId="405C8483" w14:textId="77777777" w:rsidR="00CC7F45" w:rsidRDefault="00CC7F45">
      <w:pPr>
        <w:rPr>
          <w:rFonts w:asciiTheme="majorHAnsi" w:eastAsiaTheme="majorEastAsia" w:hAnsiTheme="majorHAnsi" w:cs="Mangal"/>
          <w:b/>
          <w:bCs/>
          <w:color w:val="365F91" w:themeColor="accent1" w:themeShade="BF"/>
          <w:sz w:val="32"/>
          <w:szCs w:val="25"/>
        </w:rPr>
      </w:pPr>
      <w:bookmarkStart w:id="169" w:name="_Toc470201100"/>
      <w:r>
        <w:br w:type="page"/>
      </w:r>
    </w:p>
    <w:p w14:paraId="1B7CE1FF" w14:textId="55B94A19" w:rsidR="002B1E1C" w:rsidRDefault="00A80861" w:rsidP="006D059E">
      <w:pPr>
        <w:pStyle w:val="Heading1"/>
      </w:pPr>
      <w:r>
        <w:lastRenderedPageBreak/>
        <w:t>Chươn</w:t>
      </w:r>
      <w:r w:rsidR="00C5628A">
        <w:t>g VI</w:t>
      </w:r>
      <w:r>
        <w:t>, Kết luận và hướng phát triển</w:t>
      </w:r>
      <w:bookmarkEnd w:id="169"/>
    </w:p>
    <w:p w14:paraId="20F6B64A" w14:textId="77777777" w:rsidR="00225435" w:rsidRDefault="00225435" w:rsidP="00225435"/>
    <w:p w14:paraId="4B33EE81" w14:textId="2E542EBE" w:rsidR="00225435" w:rsidRDefault="00720632" w:rsidP="006D059E">
      <w:pPr>
        <w:pStyle w:val="Heading2"/>
      </w:pPr>
      <w:bookmarkStart w:id="170" w:name="_Toc470201101"/>
      <w:r>
        <w:t>1 Kết luận</w:t>
      </w:r>
      <w:bookmarkEnd w:id="170"/>
    </w:p>
    <w:p w14:paraId="063D616F" w14:textId="059B2FAE" w:rsidR="00720632" w:rsidRDefault="00720632" w:rsidP="009D19C3">
      <w:pPr>
        <w:pStyle w:val="Style1"/>
        <w:jc w:val="both"/>
      </w:pPr>
      <w:r>
        <w:t xml:space="preserve">Đồ </w:t>
      </w:r>
      <w:proofErr w:type="gramStart"/>
      <w:r>
        <w:t>án</w:t>
      </w:r>
      <w:proofErr w:type="gramEnd"/>
      <w:r>
        <w:t xml:space="preserve"> đã thu được kết quả sau</w:t>
      </w:r>
      <w:r w:rsidR="006D059E">
        <w:t>:</w:t>
      </w:r>
    </w:p>
    <w:p w14:paraId="3FDBB964" w14:textId="3AD23E84" w:rsidR="00B6197F" w:rsidRDefault="00F5401A" w:rsidP="00C13D08">
      <w:pPr>
        <w:pStyle w:val="Style1"/>
        <w:numPr>
          <w:ilvl w:val="0"/>
          <w:numId w:val="5"/>
        </w:numPr>
        <w:jc w:val="both"/>
      </w:pPr>
      <w:r>
        <w:t>Đị</w:t>
      </w:r>
      <w:r w:rsidR="009D19C3">
        <w:t>nh nghĩa</w:t>
      </w:r>
      <w:r>
        <w:t xml:space="preserve"> được một lớp trừu tượng giữa các IoT Platform khác nhau để có thể dễ dàng truy vấn và điều khiển dữ liệ</w:t>
      </w:r>
      <w:r w:rsidR="00C13D08">
        <w:t>u đồng thời c</w:t>
      </w:r>
      <w:r w:rsidR="00B6197F">
        <w:t xml:space="preserve">ung cấp các API </w:t>
      </w:r>
      <w:r w:rsidR="009D19C3">
        <w:t>và giao diện đồ họa thân thiện, đơn giản, hiệu quả.</w:t>
      </w:r>
    </w:p>
    <w:p w14:paraId="5F627D0F" w14:textId="0B881B51" w:rsidR="00F5401A" w:rsidRDefault="00F5401A" w:rsidP="009D19C3">
      <w:pPr>
        <w:pStyle w:val="Style1"/>
        <w:numPr>
          <w:ilvl w:val="0"/>
          <w:numId w:val="5"/>
        </w:numPr>
        <w:jc w:val="both"/>
      </w:pPr>
      <w:r>
        <w:t>Cung cấp chế độ tự động chạy kịch bản</w:t>
      </w:r>
    </w:p>
    <w:p w14:paraId="7857FEED" w14:textId="274FC44E" w:rsidR="00B6197F" w:rsidRDefault="00B6197F" w:rsidP="009D19C3">
      <w:pPr>
        <w:pStyle w:val="Style1"/>
        <w:numPr>
          <w:ilvl w:val="0"/>
          <w:numId w:val="5"/>
        </w:numPr>
        <w:jc w:val="both"/>
      </w:pPr>
      <w:r>
        <w:t xml:space="preserve">Đồ </w:t>
      </w:r>
      <w:proofErr w:type="gramStart"/>
      <w:r>
        <w:t>án</w:t>
      </w:r>
      <w:proofErr w:type="gramEnd"/>
      <w:r>
        <w:t xml:space="preserve"> có tính khả mở cao.</w:t>
      </w:r>
    </w:p>
    <w:p w14:paraId="391DC04B" w14:textId="45DE3EF7" w:rsidR="006D059E" w:rsidRDefault="009D19C3" w:rsidP="009D19C3">
      <w:pPr>
        <w:pStyle w:val="Style1"/>
        <w:numPr>
          <w:ilvl w:val="0"/>
          <w:numId w:val="5"/>
        </w:numPr>
        <w:jc w:val="both"/>
      </w:pPr>
      <w:r>
        <w:t>Lưu trữ dữ liệu thu thập được từ các IoT Platform</w:t>
      </w:r>
    </w:p>
    <w:p w14:paraId="7A2264B1" w14:textId="147DC7C6" w:rsidR="009D19C3" w:rsidRDefault="009D19C3" w:rsidP="009D19C3">
      <w:pPr>
        <w:pStyle w:val="Style1"/>
        <w:numPr>
          <w:ilvl w:val="0"/>
          <w:numId w:val="5"/>
        </w:numPr>
        <w:jc w:val="both"/>
      </w:pPr>
      <w:r>
        <w:t>Cập nhật dữ liệu các các thiết bị theo thời gian thực</w:t>
      </w:r>
    </w:p>
    <w:p w14:paraId="13B0F9E6" w14:textId="5F6F6F2E" w:rsidR="009D19C3" w:rsidRDefault="009D19C3" w:rsidP="009D19C3">
      <w:pPr>
        <w:pStyle w:val="Style1"/>
        <w:jc w:val="both"/>
      </w:pPr>
      <w:r>
        <w:t xml:space="preserve">Trong đó, đóng góp chính của đồ </w:t>
      </w:r>
      <w:proofErr w:type="gramStart"/>
      <w:r>
        <w:t>án</w:t>
      </w:r>
      <w:proofErr w:type="gramEnd"/>
      <w:r>
        <w:t xml:space="preserve"> là việc đặt ra một lớp trừu tượng, lấy đó làm tiêu chuẩn để kết nối các IoT Platform khác nhau vào một khối. </w:t>
      </w:r>
      <w:proofErr w:type="gramStart"/>
      <w:r>
        <w:t>Đồng thời có thể dễ dàng mở rộng, tích hợp các IoT Platform khác.</w:t>
      </w:r>
      <w:proofErr w:type="gramEnd"/>
    </w:p>
    <w:p w14:paraId="5109301F" w14:textId="77777777" w:rsidR="009D19C3" w:rsidRDefault="009D19C3" w:rsidP="009D19C3">
      <w:pPr>
        <w:pStyle w:val="Style1"/>
      </w:pPr>
    </w:p>
    <w:p w14:paraId="39F84C7D" w14:textId="415430F9" w:rsidR="006D059E" w:rsidRDefault="009D19C3" w:rsidP="009D19C3">
      <w:pPr>
        <w:pStyle w:val="Heading2"/>
      </w:pPr>
      <w:bookmarkStart w:id="171" w:name="_Toc470201102"/>
      <w:r>
        <w:t>2. Hướng phát triển</w:t>
      </w:r>
      <w:bookmarkEnd w:id="171"/>
    </w:p>
    <w:p w14:paraId="55E78E15" w14:textId="6B860C01" w:rsidR="009D19C3" w:rsidRDefault="009D19C3" w:rsidP="00E218C9">
      <w:pPr>
        <w:pStyle w:val="Heading3"/>
      </w:pPr>
      <w:bookmarkStart w:id="172" w:name="_Toc470201103"/>
      <w:r>
        <w:t>2.1 Tích hợp thêm nhều IoT Platform</w:t>
      </w:r>
      <w:bookmarkEnd w:id="172"/>
    </w:p>
    <w:p w14:paraId="15229A4C" w14:textId="38EB0EF5" w:rsidR="009D19C3" w:rsidRPr="00782113" w:rsidRDefault="009D19C3" w:rsidP="00782113">
      <w:pPr>
        <w:pStyle w:val="Style1"/>
        <w:rPr>
          <w:b/>
        </w:rPr>
      </w:pPr>
      <w:r w:rsidRPr="00782113">
        <w:rPr>
          <w:b/>
        </w:rPr>
        <w:t>Mô tả:</w:t>
      </w:r>
    </w:p>
    <w:p w14:paraId="10877DA0" w14:textId="32104240" w:rsidR="009D19C3" w:rsidRDefault="009D19C3" w:rsidP="00782113">
      <w:pPr>
        <w:pStyle w:val="Style1"/>
      </w:pPr>
      <w:r>
        <w:t xml:space="preserve">Trong khuôn khổ của đồ </w:t>
      </w:r>
      <w:proofErr w:type="gramStart"/>
      <w:r>
        <w:t>án</w:t>
      </w:r>
      <w:proofErr w:type="gramEnd"/>
      <w:r>
        <w:t xml:space="preserve"> và giới hạn số lượng thời gian cho phép, hệ thống hiện tại mới chỉ tích hợp được 2 IoT Platform vào với nhau.  </w:t>
      </w:r>
      <w:proofErr w:type="gramStart"/>
      <w:r>
        <w:t>Định hướng phát triển là tích hợp thêm nhiề</w:t>
      </w:r>
      <w:r w:rsidR="00E218C9">
        <w:t>u các IoT Platform khác để hệ thống đa năng và hoàn thiện hơn.</w:t>
      </w:r>
      <w:proofErr w:type="gramEnd"/>
    </w:p>
    <w:p w14:paraId="26DDC071" w14:textId="77777777" w:rsidR="00E218C9" w:rsidRDefault="00E218C9" w:rsidP="00782113">
      <w:pPr>
        <w:pStyle w:val="Style1"/>
      </w:pPr>
    </w:p>
    <w:p w14:paraId="58D9AEB5" w14:textId="549221FE" w:rsidR="00E218C9" w:rsidRPr="00782113" w:rsidRDefault="00E218C9" w:rsidP="00782113">
      <w:pPr>
        <w:pStyle w:val="Style1"/>
        <w:rPr>
          <w:b/>
        </w:rPr>
      </w:pPr>
      <w:r w:rsidRPr="00782113">
        <w:rPr>
          <w:b/>
        </w:rPr>
        <w:t xml:space="preserve">Hướng tiếp cận: </w:t>
      </w:r>
    </w:p>
    <w:p w14:paraId="34CA6BB1" w14:textId="1A360EAD" w:rsidR="00E218C9" w:rsidRDefault="00E218C9" w:rsidP="00782113">
      <w:pPr>
        <w:pStyle w:val="Style1"/>
      </w:pPr>
      <w:proofErr w:type="gramStart"/>
      <w:r>
        <w:t>Xác định các IoT Platform đang được ưa chuộng mà cung cấp giao tiếp qua REST API.</w:t>
      </w:r>
      <w:proofErr w:type="gramEnd"/>
      <w:r>
        <w:t xml:space="preserve"> </w:t>
      </w:r>
      <w:proofErr w:type="gramStart"/>
      <w:r>
        <w:t>Viết driver cho các IoT platform này và tích hợp vào hệ thống.</w:t>
      </w:r>
      <w:proofErr w:type="gramEnd"/>
    </w:p>
    <w:p w14:paraId="054A0103" w14:textId="77777777" w:rsidR="007202E5" w:rsidRDefault="007202E5" w:rsidP="00782113">
      <w:pPr>
        <w:pStyle w:val="Style1"/>
      </w:pPr>
    </w:p>
    <w:p w14:paraId="6CC6C376" w14:textId="77777777" w:rsidR="004500D0" w:rsidRDefault="007202E5" w:rsidP="004500D0">
      <w:pPr>
        <w:pStyle w:val="Heading3"/>
      </w:pPr>
      <w:bookmarkStart w:id="173" w:name="_Toc470201104"/>
      <w:r>
        <w:t>2.2 Phát triển hệ thố</w:t>
      </w:r>
      <w:r w:rsidR="004500D0">
        <w:t>ng AI</w:t>
      </w:r>
      <w:bookmarkEnd w:id="173"/>
    </w:p>
    <w:p w14:paraId="301FB1EA" w14:textId="204569D3" w:rsidR="007202E5" w:rsidRDefault="007202E5" w:rsidP="004500D0">
      <w:pPr>
        <w:pStyle w:val="Style1"/>
      </w:pPr>
      <w:r w:rsidRPr="004500D0">
        <w:rPr>
          <w:b/>
        </w:rPr>
        <w:t>Mô tả:</w:t>
      </w:r>
    </w:p>
    <w:p w14:paraId="4D5FE2B8" w14:textId="77777777" w:rsidR="004500D0" w:rsidRDefault="007202E5" w:rsidP="00782113">
      <w:pPr>
        <w:pStyle w:val="Style1"/>
      </w:pPr>
      <w:r>
        <w:t xml:space="preserve">Việc phát triến và tích hợp thêm AI để hệ thống có thể học được hành </w:t>
      </w:r>
      <w:proofErr w:type="gramStart"/>
      <w:r>
        <w:t>vi</w:t>
      </w:r>
      <w:proofErr w:type="gramEnd"/>
      <w:r>
        <w:t xml:space="preserve"> của người dùng, từ</w:t>
      </w:r>
      <w:r w:rsidR="004500D0">
        <w:t xml:space="preserve"> đó có thể tối ưu trải nghiệm người dùng bằng những điều khiển tự động và phù hợp nhất.</w:t>
      </w:r>
    </w:p>
    <w:p w14:paraId="3DF36C37" w14:textId="02678853" w:rsidR="00AD6952" w:rsidRDefault="004500D0" w:rsidP="00782113">
      <w:pPr>
        <w:pStyle w:val="Style1"/>
      </w:pPr>
      <w:r>
        <w:br/>
      </w:r>
      <w:r w:rsidRPr="004500D0">
        <w:rPr>
          <w:b/>
        </w:rPr>
        <w:t>Hướng tiếp cận</w:t>
      </w:r>
      <w:proofErr w:type="gramStart"/>
      <w:r w:rsidRPr="004500D0">
        <w:rPr>
          <w:b/>
        </w:rPr>
        <w:t>:</w:t>
      </w:r>
      <w:proofErr w:type="gramEnd"/>
      <w:r>
        <w:br/>
        <w:t xml:space="preserve">Thu thập thêm dữ liệu người dùng và  phân tích hành vi bằng phương pháp học máy, từ đó đưa ra được những quyết định hợp lí nhất. </w:t>
      </w:r>
      <w:r w:rsidR="00AD6952">
        <w:br w:type="page"/>
      </w:r>
    </w:p>
    <w:p w14:paraId="51396116" w14:textId="77777777" w:rsidR="00E218C9" w:rsidRPr="009D19C3" w:rsidRDefault="00E218C9" w:rsidP="009D19C3"/>
    <w:p w14:paraId="69C9409E" w14:textId="20440EF9" w:rsidR="00EA69F5" w:rsidRPr="0008621C" w:rsidRDefault="00D5147E" w:rsidP="006C5BD8">
      <w:pPr>
        <w:pStyle w:val="Heading1"/>
        <w:jc w:val="both"/>
      </w:pPr>
      <w:bookmarkStart w:id="174" w:name="_Toc470201105"/>
      <w:r>
        <w:t xml:space="preserve">Tài liệu </w:t>
      </w:r>
      <w:r w:rsidR="0008621C">
        <w:t>Tham khảo</w:t>
      </w:r>
      <w:bookmarkEnd w:id="174"/>
    </w:p>
    <w:sectPr w:rsidR="00EA69F5" w:rsidRPr="0008621C" w:rsidSect="00C33A8D">
      <w:footerReference w:type="default" r:id="rId54"/>
      <w:endnotePr>
        <w:numFmt w:val="decimal"/>
      </w:endnotePr>
      <w:type w:val="continuous"/>
      <w:pgSz w:w="11906" w:h="16838"/>
      <w:pgMar w:top="1134" w:right="1134" w:bottom="1134" w:left="1985" w:header="0" w:footer="0" w:gutter="0"/>
      <w:pgNumType w:start="0"/>
      <w:cols w:space="720"/>
      <w:formProt w:val="0"/>
      <w:titlePg/>
      <w:docGrid w:linePitch="326" w:charSpace="-6145"/>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86" w:author="Binh Minh Nguyen" w:date="2016-12-21T21:18:00Z" w:initials="BMN">
    <w:p w14:paraId="517C806A" w14:textId="77777777" w:rsidR="00D65C3A" w:rsidRDefault="00D65C3A">
      <w:pPr>
        <w:pStyle w:val="CommentText"/>
      </w:pPr>
      <w:r>
        <w:rPr>
          <w:rStyle w:val="CommentReference"/>
        </w:rPr>
        <w:annotationRef/>
      </w:r>
      <w:r>
        <w:t>Cần có phần dẫn giải ở đây. Hình xyz mô tả kiến trúc tổng quan của hệ thống….</w:t>
      </w:r>
    </w:p>
  </w:comment>
  <w:comment w:id="90" w:author="Binh Minh Nguyen" w:date="2016-12-21T21:19:00Z" w:initials="BMN">
    <w:p w14:paraId="3057541A" w14:textId="77777777" w:rsidR="00D65C3A" w:rsidRDefault="00D65C3A">
      <w:pPr>
        <w:pStyle w:val="CommentText"/>
      </w:pPr>
      <w:r>
        <w:rPr>
          <w:rStyle w:val="CommentReference"/>
        </w:rPr>
        <w:annotationRef/>
      </w:r>
      <w:r>
        <w:t>Nên khoanh vùng bằng đường chấm chấm trên hình đề biết phần 1, 2, 3, 4 trong hình là gì? Hiện giờ ko rõ.</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BA03D3B" w15:done="0"/>
  <w15:commentEx w15:paraId="0D59D2B5" w15:done="0"/>
  <w15:commentEx w15:paraId="49F52E2A" w15:done="0"/>
  <w15:commentEx w15:paraId="5DF8D4E0" w15:done="0"/>
  <w15:commentEx w15:paraId="2E0B8A7D" w15:done="0"/>
  <w15:commentEx w15:paraId="0BCCB395" w15:done="0"/>
  <w15:commentEx w15:paraId="47120A42" w15:done="0"/>
  <w15:commentEx w15:paraId="1A20697C" w15:done="0"/>
  <w15:commentEx w15:paraId="687B75EA" w15:done="0"/>
  <w15:commentEx w15:paraId="636770DD" w15:done="0"/>
  <w15:commentEx w15:paraId="1261CCD8" w15:done="0"/>
  <w15:commentEx w15:paraId="4CFC25ED" w15:done="0"/>
  <w15:commentEx w15:paraId="0047DC6E" w15:done="0"/>
  <w15:commentEx w15:paraId="5FE00794" w15:done="0"/>
  <w15:commentEx w15:paraId="308FABA2" w15:done="0"/>
  <w15:commentEx w15:paraId="12B8392D" w15:done="0"/>
  <w15:commentEx w15:paraId="40762639" w15:done="0"/>
  <w15:commentEx w15:paraId="0FA53F5D" w15:done="0"/>
  <w15:commentEx w15:paraId="517C806A" w15:done="0"/>
  <w15:commentEx w15:paraId="3057541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6AAA76" w14:textId="77777777" w:rsidR="00B133C1" w:rsidRDefault="00B133C1" w:rsidP="00F75BDC">
      <w:r>
        <w:separator/>
      </w:r>
    </w:p>
  </w:endnote>
  <w:endnote w:type="continuationSeparator" w:id="0">
    <w:p w14:paraId="24E080BC" w14:textId="77777777" w:rsidR="00B133C1" w:rsidRDefault="00B133C1" w:rsidP="00F75BDC">
      <w:r>
        <w:continuationSeparator/>
      </w:r>
    </w:p>
  </w:endnote>
  <w:endnote w:id="1">
    <w:p w14:paraId="3244AD89" w14:textId="4D5771ED" w:rsidR="00D65C3A" w:rsidRDefault="00D65C3A" w:rsidP="006C5BD8">
      <w:pPr>
        <w:pStyle w:val="Style1"/>
      </w:pPr>
      <w:r w:rsidRPr="002C701F">
        <w:rPr>
          <w:rStyle w:val="EndnoteReference"/>
          <w:vertAlign w:val="baseline"/>
        </w:rPr>
        <w:t>[1]</w:t>
      </w:r>
      <w:r>
        <w:t xml:space="preserve"> </w:t>
      </w:r>
      <w:hyperlink r:id="rId1" w:history="1">
        <w:r w:rsidRPr="00D10C0C">
          <w:rPr>
            <w:rStyle w:val="Hyperlink"/>
          </w:rPr>
          <w:t>http://wikipedia.com.vn</w:t>
        </w:r>
      </w:hyperlink>
      <w:r>
        <w:t xml:space="preserve">  truy cập lần cuối 5/12/2016</w:t>
      </w:r>
    </w:p>
  </w:endnote>
  <w:endnote w:id="2">
    <w:p w14:paraId="5B6500C8" w14:textId="2EBA6911" w:rsidR="00D65C3A" w:rsidRPr="00A51515" w:rsidRDefault="00D65C3A" w:rsidP="006C5BD8">
      <w:pPr>
        <w:pStyle w:val="Style1"/>
        <w:rPr>
          <w:i/>
          <w:rPrChange w:id="13" w:author="ngocluanpc" w:date="2016-12-21T17:06:00Z">
            <w:rPr/>
          </w:rPrChange>
        </w:rPr>
      </w:pPr>
      <w:r>
        <w:rPr>
          <w:rStyle w:val="EndnoteReference"/>
          <w:vertAlign w:val="baseline"/>
        </w:rPr>
        <w:t xml:space="preserve">[2] </w:t>
      </w:r>
      <w:ins w:id="14" w:author="ngocluanpc" w:date="2016-12-21T17:05:00Z">
        <w:r>
          <w:t>Dave Evans, The Internet of Things How the Next Evolution of the Internet Is Changing Everything</w:t>
        </w:r>
      </w:ins>
      <w:ins w:id="15" w:author="ngocluanpc" w:date="2016-12-21T17:06:00Z">
        <w:r>
          <w:t xml:space="preserve">, </w:t>
        </w:r>
        <w:r>
          <w:rPr>
            <w:b/>
            <w:i/>
          </w:rPr>
          <w:t>on</w:t>
        </w:r>
        <w:r w:rsidRPr="00A51515">
          <w:rPr>
            <w:rFonts w:cs="Mangal"/>
            <w:b/>
            <w:i/>
            <w:sz w:val="20"/>
            <w:szCs w:val="18"/>
            <w:rPrChange w:id="16" w:author="ngocluanpc" w:date="2016-12-21T17:06:00Z">
              <w:rPr>
                <w:rFonts w:ascii="Liberation Serif" w:hAnsi="Liberation Serif" w:cs="FreeSans"/>
                <w:sz w:val="24"/>
                <w:szCs w:val="24"/>
              </w:rPr>
            </w:rPrChange>
          </w:rPr>
          <w:t xml:space="preserve"> Cisco</w:t>
        </w:r>
      </w:ins>
    </w:p>
  </w:endnote>
  <w:endnote w:id="3">
    <w:p w14:paraId="76A8B038" w14:textId="5B555C0B" w:rsidR="00D65C3A" w:rsidRDefault="00D65C3A" w:rsidP="006C5BD8">
      <w:pPr>
        <w:pStyle w:val="Style1"/>
      </w:pPr>
      <w:r>
        <w:rPr>
          <w:rStyle w:val="EndnoteReference"/>
          <w:vertAlign w:val="baseline"/>
        </w:rPr>
        <w:t xml:space="preserve">[3] </w:t>
      </w:r>
      <w:ins w:id="20" w:author="ngocluanpc" w:date="2016-12-21T17:15:00Z">
        <w:r>
          <w:fldChar w:fldCharType="begin"/>
        </w:r>
        <w:r>
          <w:instrText xml:space="preserve"> HYPERLINK "</w:instrText>
        </w:r>
        <w:r w:rsidRPr="003D4F02">
          <w:instrText>http://www.rfidjournal.com/articles/view?4986</w:instrText>
        </w:r>
        <w:r>
          <w:instrText xml:space="preserve">" </w:instrText>
        </w:r>
        <w:r>
          <w:fldChar w:fldCharType="separate"/>
        </w:r>
        <w:r w:rsidRPr="007932A7">
          <w:rPr>
            <w:rStyle w:val="Hyperlink"/>
          </w:rPr>
          <w:t>http://www.rfidjournal.com/articles/view?4986</w:t>
        </w:r>
        <w:r>
          <w:fldChar w:fldCharType="end"/>
        </w:r>
        <w:r>
          <w:t xml:space="preserve"> truy cập lần cuối 5/12/2016</w:t>
        </w:r>
      </w:ins>
    </w:p>
  </w:endnote>
  <w:endnote w:id="4">
    <w:p w14:paraId="603A5E81" w14:textId="77D72468" w:rsidR="00D65C3A" w:rsidRDefault="00D65C3A" w:rsidP="006C5BD8">
      <w:pPr>
        <w:pStyle w:val="Style1"/>
      </w:pPr>
      <w:r>
        <w:rPr>
          <w:rStyle w:val="EndnoteReference"/>
          <w:vertAlign w:val="baseline"/>
        </w:rPr>
        <w:t xml:space="preserve">[4] </w:t>
      </w:r>
      <w:ins w:id="30" w:author="ngocluanpc" w:date="2016-12-21T17:29:00Z">
        <w:r>
          <w:fldChar w:fldCharType="begin"/>
        </w:r>
        <w:r>
          <w:instrText xml:space="preserve"> HYPERLINK "</w:instrText>
        </w:r>
        <w:r w:rsidRPr="00AA77A0">
          <w:instrText>http://www.cognitiveclouds.com/insights/the-internet-of-things-iot-tech-stack-explained/</w:instrText>
        </w:r>
        <w:r>
          <w:instrText xml:space="preserve">" </w:instrText>
        </w:r>
        <w:r>
          <w:fldChar w:fldCharType="separate"/>
        </w:r>
        <w:r w:rsidRPr="007932A7">
          <w:rPr>
            <w:rStyle w:val="Hyperlink"/>
          </w:rPr>
          <w:t>http://www.cognitiveclouds.com/insights/the-internet-of-things-iot-tech-stack-explained/</w:t>
        </w:r>
        <w:r>
          <w:fldChar w:fldCharType="end"/>
        </w:r>
        <w:r>
          <w:t xml:space="preserve"> truy cập lần cuối 8/12/2016</w:t>
        </w:r>
      </w:ins>
      <w:ins w:id="31" w:author="ngocluanpc" w:date="2016-12-21T17:30:00Z">
        <w:r>
          <w:t xml:space="preserve"> truy cập lần cuối 6/12/2016</w:t>
        </w:r>
      </w:ins>
    </w:p>
  </w:endnote>
  <w:endnote w:id="5">
    <w:p w14:paraId="6A14E761" w14:textId="77777777" w:rsidR="00D65C3A" w:rsidRDefault="00D65C3A" w:rsidP="00D97B47">
      <w:pPr>
        <w:pStyle w:val="Style1"/>
      </w:pPr>
      <w:r>
        <w:rPr>
          <w:rStyle w:val="EndnoteReference"/>
          <w:vertAlign w:val="baseline"/>
        </w:rPr>
        <w:t xml:space="preserve">[5] </w:t>
      </w:r>
      <w:r>
        <w:t xml:space="preserve">OpenHab HomePage,  </w:t>
      </w:r>
      <w:hyperlink r:id="rId2" w:history="1">
        <w:r w:rsidRPr="00D40317">
          <w:rPr>
            <w:rStyle w:val="Hyperlink"/>
          </w:rPr>
          <w:t>www.openhab.org</w:t>
        </w:r>
      </w:hyperlink>
      <w:r>
        <w:t xml:space="preserve"> truy cập cuối cùng ngày  7/12/2016</w:t>
      </w:r>
    </w:p>
  </w:endnote>
  <w:endnote w:id="6">
    <w:p w14:paraId="403C98FC" w14:textId="77777777" w:rsidR="00D65C3A" w:rsidRDefault="00D65C3A" w:rsidP="00D97B47">
      <w:pPr>
        <w:pStyle w:val="Style1"/>
      </w:pPr>
      <w:r w:rsidRPr="002C701F">
        <w:rPr>
          <w:rStyle w:val="EndnoteReference"/>
          <w:vertAlign w:val="baseline"/>
        </w:rPr>
        <w:t xml:space="preserve">[6] </w:t>
      </w:r>
      <w:r>
        <w:t xml:space="preserve">HomeAssistant Homepage,  </w:t>
      </w:r>
      <w:hyperlink r:id="rId3" w:history="1">
        <w:r w:rsidRPr="00D40317">
          <w:rPr>
            <w:rStyle w:val="Hyperlink"/>
          </w:rPr>
          <w:t>https://home-assistant.io/</w:t>
        </w:r>
      </w:hyperlink>
      <w:r>
        <w:t xml:space="preserve"> truy cập cuối cùng ngày  8/12/2016</w:t>
      </w:r>
    </w:p>
  </w:endnote>
  <w:endnote w:id="7">
    <w:p w14:paraId="29F2029E" w14:textId="77777777" w:rsidR="00D65C3A" w:rsidRDefault="00D65C3A" w:rsidP="00156D89">
      <w:pPr>
        <w:pStyle w:val="Style1"/>
      </w:pPr>
      <w:r w:rsidRPr="002C701F">
        <w:rPr>
          <w:rStyle w:val="EndnoteReference"/>
          <w:vertAlign w:val="baseline"/>
        </w:rPr>
        <w:t>[7]</w:t>
      </w:r>
      <w:r>
        <w:rPr>
          <w:rStyle w:val="EndnoteReference"/>
        </w:rPr>
        <w:t xml:space="preserve"> </w:t>
      </w:r>
      <w:r>
        <w:t xml:space="preserve">Kura Introduction, </w:t>
      </w:r>
      <w:hyperlink r:id="rId4" w:history="1">
        <w:r w:rsidRPr="00D40317">
          <w:rPr>
            <w:rStyle w:val="Hyperlink"/>
          </w:rPr>
          <w:t>http://eclipse.github.io/kura/doc/intro.html</w:t>
        </w:r>
      </w:hyperlink>
      <w:r>
        <w:t xml:space="preserve"> truy cập cuối cùng ngày 8/12/2016</w:t>
      </w:r>
    </w:p>
  </w:endnote>
  <w:endnote w:id="8">
    <w:p w14:paraId="131AF929" w14:textId="03803EED" w:rsidR="00D65C3A" w:rsidRDefault="00D65C3A" w:rsidP="006C5BD8">
      <w:pPr>
        <w:pStyle w:val="Style1"/>
      </w:pPr>
      <w:r w:rsidRPr="002C701F">
        <w:rPr>
          <w:rStyle w:val="EndnoteReference"/>
          <w:vertAlign w:val="baseline"/>
        </w:rPr>
        <w:t>[8]</w:t>
      </w:r>
      <w:r>
        <w:rPr>
          <w:rStyle w:val="EndnoteReference"/>
        </w:rPr>
        <w:t xml:space="preserve"> </w:t>
      </w:r>
      <w:r>
        <w:t xml:space="preserve">IoT software platform comparison, </w:t>
      </w:r>
      <w:hyperlink r:id="rId5" w:history="1">
        <w:r w:rsidRPr="00D40317">
          <w:rPr>
            <w:rStyle w:val="Hyperlink"/>
          </w:rPr>
          <w:t>https://dzone.com/articles/iot-software-platform-comparison</w:t>
        </w:r>
      </w:hyperlink>
      <w:r>
        <w:t xml:space="preserve"> truy nhập cuối cùng ngày 9/12/2016</w:t>
      </w:r>
    </w:p>
  </w:endnote>
  <w:endnote w:id="9">
    <w:p w14:paraId="0B85A758" w14:textId="018D0E16" w:rsidR="00D65C3A" w:rsidRDefault="00D65C3A" w:rsidP="006C5BD8">
      <w:pPr>
        <w:pStyle w:val="Style1"/>
      </w:pPr>
      <w:r w:rsidRPr="002C701F">
        <w:rPr>
          <w:rStyle w:val="EndnoteReference"/>
          <w:vertAlign w:val="baseline"/>
        </w:rPr>
        <w:t>[9]</w:t>
      </w:r>
      <w:r>
        <w:rPr>
          <w:rStyle w:val="EndnoteReference"/>
        </w:rPr>
        <w:t xml:space="preserve"> </w:t>
      </w:r>
      <w:ins w:id="67" w:author="ngocluanpc" w:date="2016-12-21T17:35:00Z">
        <w:r>
          <w:fldChar w:fldCharType="begin"/>
        </w:r>
        <w:r>
          <w:instrText xml:space="preserve"> HYPERLINK "</w:instrText>
        </w:r>
        <w:r w:rsidRPr="000379C1">
          <w:instrText>https://iot-analytics.com/5-things-know-about-iot-platform/</w:instrText>
        </w:r>
        <w:r>
          <w:instrText xml:space="preserve">" </w:instrText>
        </w:r>
        <w:r>
          <w:fldChar w:fldCharType="separate"/>
        </w:r>
        <w:r w:rsidRPr="007932A7">
          <w:rPr>
            <w:rStyle w:val="Hyperlink"/>
          </w:rPr>
          <w:t>https://iot-analytics.com/5-things-know-about-iot-platform/</w:t>
        </w:r>
        <w:r>
          <w:fldChar w:fldCharType="end"/>
        </w:r>
        <w:r>
          <w:t xml:space="preserve"> truy cập lần cuối 11/12/2016</w:t>
        </w:r>
      </w:ins>
    </w:p>
  </w:endnote>
  <w:endnote w:id="10">
    <w:p w14:paraId="0FCA1A86" w14:textId="1A522788" w:rsidR="00D65C3A" w:rsidRDefault="00D65C3A" w:rsidP="006C5BD8">
      <w:pPr>
        <w:pStyle w:val="Style1"/>
      </w:pPr>
      <w:r>
        <w:t>[10] Duc-Hung Le, Nanjangud Narendra, Hong-Linh Truong “</w:t>
      </w:r>
      <w:r w:rsidRPr="0032269F">
        <w:t>HINC – Harmonizing Diverse Resource Information Across IoT, Network Functions and Clouds</w:t>
      </w:r>
      <w:r>
        <w:t>”</w:t>
      </w:r>
    </w:p>
  </w:endnote>
  <w:endnote w:id="11">
    <w:p w14:paraId="503A2D3B" w14:textId="5A5EA3A1" w:rsidR="00D65C3A" w:rsidRDefault="00D65C3A" w:rsidP="006C5BD8">
      <w:pPr>
        <w:pStyle w:val="Style1"/>
      </w:pPr>
      <w:r>
        <w:t xml:space="preserve">[11] </w:t>
      </w:r>
      <w:r w:rsidRPr="0032269F">
        <w:t xml:space="preserve">S. Haller, A. Serbanati, M. Bauer, and F. Carrez, “A domain model for the internet of things,” in </w:t>
      </w:r>
      <w:r w:rsidRPr="0032269F">
        <w:rPr>
          <w:i/>
        </w:rPr>
        <w:t xml:space="preserve">Green Computing and Communications (GreenCom), 2013 IEEE and Internet of Things (iThings/CPSCom), IEEE International Conference on and IEEE Cyber, Physical and Social Computing, </w:t>
      </w:r>
      <w:r w:rsidRPr="0032269F">
        <w:t>Aug 2013, pp. 411–417.</w:t>
      </w:r>
    </w:p>
  </w:endnote>
  <w:endnote w:id="12">
    <w:p w14:paraId="5BFF5175" w14:textId="091693FC" w:rsidR="00D65C3A" w:rsidRDefault="00D65C3A" w:rsidP="006C5BD8">
      <w:pPr>
        <w:pStyle w:val="Style1"/>
      </w:pPr>
      <w:r>
        <w:t xml:space="preserve">[12] </w:t>
      </w:r>
      <w:r w:rsidRPr="0032269F">
        <w:t xml:space="preserve">S. Oteafy and H. Hassanein, “Towards a global iot: Resource reutilization in wsns,” in </w:t>
      </w:r>
      <w:r w:rsidRPr="0032269F">
        <w:rPr>
          <w:i/>
        </w:rPr>
        <w:t xml:space="preserve">Computing, Networking and Communications (ICNC), 2012 International Conference </w:t>
      </w:r>
      <w:r w:rsidRPr="0032269F">
        <w:t>on</w:t>
      </w:r>
      <w:r w:rsidRPr="0032269F">
        <w:rPr>
          <w:i/>
        </w:rPr>
        <w:t xml:space="preserve">, </w:t>
      </w:r>
      <w:r w:rsidRPr="0032269F">
        <w:t>Jan 2012, pp. 617–622.</w:t>
      </w:r>
    </w:p>
  </w:endnote>
  <w:endnote w:id="13">
    <w:p w14:paraId="27A183B1" w14:textId="7A45DB57" w:rsidR="00D65C3A" w:rsidRDefault="00D65C3A" w:rsidP="00C84797">
      <w:pPr>
        <w:pStyle w:val="Style1"/>
      </w:pPr>
      <w:r>
        <w:t xml:space="preserve">[13] </w:t>
      </w:r>
      <w:r w:rsidRPr="0032269F">
        <w:t xml:space="preserve">H. Zhang and C. Meng, “A multi-dimensional ontology-based iot resource model,” in </w:t>
      </w:r>
      <w:r w:rsidRPr="0032269F">
        <w:rPr>
          <w:i/>
        </w:rPr>
        <w:t xml:space="preserve">Software Engineering and Service Science (ICSESS), 2014 5th IEEE International Conference </w:t>
      </w:r>
      <w:r w:rsidRPr="0032269F">
        <w:t>on, June 2014, pp. 124–127.</w:t>
      </w:r>
    </w:p>
    <w:p w14:paraId="083E876B" w14:textId="6CE2E9AC" w:rsidR="00D65C3A" w:rsidRPr="00C84797" w:rsidRDefault="00D65C3A" w:rsidP="00C84797">
      <w:pPr>
        <w:pStyle w:val="Style1"/>
      </w:pPr>
      <w:r>
        <w:t xml:space="preserve">[14]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Noto Sans CJK SC Regular">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FreeSans">
    <w:altName w:val="Times New Roman"/>
    <w:panose1 w:val="00000000000000000000"/>
    <w:charset w:val="00"/>
    <w:family w:val="roman"/>
    <w:notTrueType/>
    <w:pitch w:val="default"/>
  </w:font>
  <w:font w:name="Liberation Serif">
    <w:altName w:val="Times New Roman"/>
    <w:charset w:val="01"/>
    <w:family w:val="roman"/>
    <w:pitch w:val="variable"/>
  </w:font>
  <w:font w:name="Cambria">
    <w:panose1 w:val="02040503050406030204"/>
    <w:charset w:val="00"/>
    <w:family w:val="roman"/>
    <w:pitch w:val="variable"/>
    <w:sig w:usb0="E00002FF" w:usb1="400004FF" w:usb2="00000000"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 w:name="Liberation Sans">
    <w:altName w:val="Arial"/>
    <w:charset w:val="01"/>
    <w:family w:val="roman"/>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A82C48" w14:textId="1A0801E4" w:rsidR="00C33A8D" w:rsidRDefault="00C33A8D">
    <w:pPr>
      <w:pStyle w:val="Footer"/>
      <w:rPr>
        <w:color w:val="000000" w:themeColor="text1"/>
        <w:szCs w:val="24"/>
      </w:rPr>
    </w:pPr>
    <w:sdt>
      <w:sdtPr>
        <w:rPr>
          <w:color w:val="000000" w:themeColor="text1"/>
          <w:szCs w:val="24"/>
        </w:rPr>
        <w:alias w:val="Author"/>
        <w:id w:val="54214575"/>
        <w:placeholder>
          <w:docPart w:val="352D36A34BD34A45A57C60EA94A4D283"/>
        </w:placeholder>
        <w:dataBinding w:prefixMappings="xmlns:ns0='http://schemas.openxmlformats.org/package/2006/metadata/core-properties' xmlns:ns1='http://purl.org/dc/elements/1.1/'" w:xpath="/ns0:coreProperties[1]/ns1:creator[1]" w:storeItemID="{6C3C8BC8-F283-45AE-878A-BAB7291924A1}"/>
        <w:text/>
      </w:sdtPr>
      <w:sdtContent>
        <w:r>
          <w:rPr>
            <w:color w:val="000000" w:themeColor="text1"/>
            <w:szCs w:val="24"/>
          </w:rPr>
          <w:t>Sinh viên thực hiện: Bùi Ngọc Luân | MSSV: 20122024</w:t>
        </w:r>
      </w:sdtContent>
    </w:sdt>
  </w:p>
  <w:p w14:paraId="0BD0BDD0" w14:textId="1C14C9F2" w:rsidR="00C33A8D" w:rsidRDefault="00C33A8D">
    <w:pPr>
      <w:pStyle w:val="Footer"/>
    </w:pPr>
    <w:r>
      <w:rPr>
        <w:noProof/>
      </w:rPr>
      <w:pict w14:anchorId="78602914">
        <v:shapetype id="_x0000_t202" coordsize="21600,21600" o:spt="202" path="m,l,21600r21600,l21600,xe">
          <v:stroke joinstyle="miter"/>
          <v:path gradientshapeok="t" o:connecttype="rect"/>
        </v:shapetype>
        <v:shape id="Text Box 56" o:spid="_x0000_s2055" type="#_x0000_t202" style="position:absolute;margin-left:67.6pt;margin-top:0;width:118.8pt;height:31.15pt;z-index:25165926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G7AoNw1AgAAYQQAAA4AAAAAAAAAAAAAAAAALgIA&#10;AGRycy9lMm9Eb2MueG1sUEsBAi0AFAAGAAgAAAAhADiwEsPZAAAABAEAAA8AAAAAAAAAAAAAAAAA&#10;jwQAAGRycy9kb3ducmV2LnhtbFBLBQYAAAAABAAEAPMAAACVBQAAAAA=&#10;" filled="f" stroked="f" strokeweight=".5pt">
          <v:textbox style="mso-next-textbox:#Text Box 56;mso-fit-shape-to-text:t">
            <w:txbxContent>
              <w:p w14:paraId="2C98AB98" w14:textId="77777777" w:rsidR="00C33A8D" w:rsidRDefault="00C33A8D">
                <w:pPr>
                  <w:pStyle w:val="Footer"/>
                  <w:jc w:val="right"/>
                  <w:rPr>
                    <w:rFonts w:asciiTheme="majorHAnsi" w:hAnsiTheme="majorHAnsi"/>
                    <w:color w:val="000000" w:themeColor="text1"/>
                    <w:sz w:val="40"/>
                    <w:szCs w:val="40"/>
                  </w:rPr>
                </w:pPr>
                <w:r>
                  <w:rPr>
                    <w:rFonts w:asciiTheme="majorHAnsi" w:hAnsiTheme="majorHAnsi"/>
                    <w:color w:val="000000" w:themeColor="text1"/>
                    <w:sz w:val="40"/>
                    <w:szCs w:val="40"/>
                  </w:rPr>
                  <w:fldChar w:fldCharType="begin"/>
                </w:r>
                <w:r>
                  <w:rPr>
                    <w:rFonts w:asciiTheme="majorHAnsi" w:hAnsiTheme="majorHAnsi"/>
                    <w:color w:val="000000" w:themeColor="text1"/>
                    <w:sz w:val="40"/>
                    <w:szCs w:val="40"/>
                  </w:rPr>
                  <w:instrText xml:space="preserve"> PAGE  \* Arabic  \* MERGEFORMAT </w:instrText>
                </w:r>
                <w:r>
                  <w:rPr>
                    <w:rFonts w:asciiTheme="majorHAnsi" w:hAnsiTheme="majorHAnsi"/>
                    <w:color w:val="000000" w:themeColor="text1"/>
                    <w:sz w:val="40"/>
                    <w:szCs w:val="40"/>
                  </w:rPr>
                  <w:fldChar w:fldCharType="separate"/>
                </w:r>
                <w:r>
                  <w:rPr>
                    <w:rFonts w:asciiTheme="majorHAnsi" w:hAnsiTheme="majorHAnsi"/>
                    <w:noProof/>
                    <w:color w:val="000000" w:themeColor="text1"/>
                    <w:sz w:val="40"/>
                    <w:szCs w:val="40"/>
                  </w:rPr>
                  <w:t>2</w:t>
                </w:r>
                <w:r>
                  <w:rPr>
                    <w:rFonts w:asciiTheme="majorHAnsi" w:hAnsiTheme="majorHAnsi"/>
                    <w:color w:val="000000" w:themeColor="text1"/>
                    <w:sz w:val="40"/>
                    <w:szCs w:val="40"/>
                  </w:rPr>
                  <w:fldChar w:fldCharType="end"/>
                </w:r>
              </w:p>
            </w:txbxContent>
          </v:textbox>
          <w10:wrap anchorx="margin" anchory="margin"/>
        </v:shape>
      </w:pict>
    </w:r>
    <w:r>
      <w:rPr>
        <w:noProof/>
      </w:rPr>
      <w:pict w14:anchorId="44BC71D1">
        <v:rect id="Rectangle 58" o:spid="_x0000_s2054" style="position:absolute;margin-left:0;margin-top:0;width:468pt;height:2.85pt;z-index:-251656192;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4f81bd [3204]" stroked="f" strokeweight="2pt">
          <w10:wrap type="square" anchorx="margin" anchory="margin"/>
        </v:rect>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E578E30" w14:textId="77777777" w:rsidR="00B133C1" w:rsidRDefault="00B133C1" w:rsidP="00F75BDC">
      <w:r>
        <w:separator/>
      </w:r>
    </w:p>
  </w:footnote>
  <w:footnote w:type="continuationSeparator" w:id="0">
    <w:p w14:paraId="639E9213" w14:textId="77777777" w:rsidR="00B133C1" w:rsidRDefault="00B133C1" w:rsidP="00F75BDC">
      <w:r>
        <w:continuationSeparator/>
      </w:r>
    </w:p>
  </w:footnote>
  <w:footnote w:id="1">
    <w:p w14:paraId="7401B69F" w14:textId="58AE3233" w:rsidR="00D65C3A" w:rsidRDefault="00D65C3A">
      <w:pPr>
        <w:pStyle w:val="FootnoteText"/>
      </w:pPr>
      <w:ins w:id="12" w:author="ngocluanpc" w:date="2016-12-21T16:39:00Z">
        <w:r>
          <w:rPr>
            <w:rStyle w:val="FootnoteReference"/>
          </w:rPr>
          <w:footnoteRef/>
        </w:r>
        <w:r>
          <w:t xml:space="preserve"> Iotvietnam.com.vn</w:t>
        </w:r>
      </w:ins>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4638EE"/>
    <w:multiLevelType w:val="hybridMultilevel"/>
    <w:tmpl w:val="A49EC8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CA2D71"/>
    <w:multiLevelType w:val="hybridMultilevel"/>
    <w:tmpl w:val="2E106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AD59D8"/>
    <w:multiLevelType w:val="hybridMultilevel"/>
    <w:tmpl w:val="19F408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AE7092"/>
    <w:multiLevelType w:val="hybridMultilevel"/>
    <w:tmpl w:val="B6DC9C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515045C"/>
    <w:multiLevelType w:val="hybridMultilevel"/>
    <w:tmpl w:val="2B1AEE48"/>
    <w:lvl w:ilvl="0" w:tplc="0B5E6B5C">
      <w:numFmt w:val="bullet"/>
      <w:lvlText w:val=""/>
      <w:lvlJc w:val="left"/>
      <w:pPr>
        <w:ind w:left="720" w:hanging="360"/>
      </w:pPr>
      <w:rPr>
        <w:rFonts w:ascii="Times New Roman" w:eastAsia="Noto Sans CJK SC Regular"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C310AE"/>
    <w:multiLevelType w:val="hybridMultilevel"/>
    <w:tmpl w:val="DA208C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9E64BCB"/>
    <w:multiLevelType w:val="hybridMultilevel"/>
    <w:tmpl w:val="E9A61A44"/>
    <w:lvl w:ilvl="0" w:tplc="0409000F">
      <w:start w:val="1"/>
      <w:numFmt w:val="decimal"/>
      <w:lvlText w:val="%1."/>
      <w:lvlJc w:val="left"/>
      <w:pPr>
        <w:ind w:left="720" w:hanging="360"/>
      </w:pPr>
    </w:lvl>
    <w:lvl w:ilvl="1" w:tplc="F4AAE98A">
      <w:start w:val="1"/>
      <w:numFmt w:val="decimal"/>
      <w:lvlText w:val="%2."/>
      <w:lvlJc w:val="left"/>
      <w:pPr>
        <w:ind w:left="1440" w:hanging="360"/>
      </w:pPr>
      <w:rPr>
        <w:rFonts w:ascii="Times New Roman" w:eastAsia="Noto Sans CJK SC Regular" w:hAnsi="Times New Roman" w:cs="Times New Roman"/>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F2B6D52"/>
    <w:multiLevelType w:val="hybridMultilevel"/>
    <w:tmpl w:val="BA3653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23518F"/>
    <w:multiLevelType w:val="hybridMultilevel"/>
    <w:tmpl w:val="AE8CC6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D45784"/>
    <w:multiLevelType w:val="hybridMultilevel"/>
    <w:tmpl w:val="EA8E0B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8904BEC"/>
    <w:multiLevelType w:val="hybridMultilevel"/>
    <w:tmpl w:val="37AC2D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2397B56"/>
    <w:multiLevelType w:val="hybridMultilevel"/>
    <w:tmpl w:val="03400B08"/>
    <w:lvl w:ilvl="0" w:tplc="EDBA8C96">
      <w:start w:val="2"/>
      <w:numFmt w:val="bullet"/>
      <w:lvlText w:val="-"/>
      <w:lvlJc w:val="left"/>
      <w:pPr>
        <w:ind w:left="1440" w:hanging="360"/>
      </w:pPr>
      <w:rPr>
        <w:rFonts w:ascii="Calibri" w:eastAsiaTheme="minorHAnsi" w:hAnsi="Calibri" w:cstheme="minorBid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2">
    <w:nsid w:val="33DE7B60"/>
    <w:multiLevelType w:val="multilevel"/>
    <w:tmpl w:val="D61809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nsid w:val="33FB5EC3"/>
    <w:multiLevelType w:val="hybridMultilevel"/>
    <w:tmpl w:val="15861F70"/>
    <w:lvl w:ilvl="0" w:tplc="38A45284">
      <w:start w:val="3"/>
      <w:numFmt w:val="bullet"/>
      <w:lvlText w:val="-"/>
      <w:lvlJc w:val="left"/>
      <w:pPr>
        <w:ind w:left="720" w:hanging="360"/>
      </w:pPr>
      <w:rPr>
        <w:rFonts w:ascii="Times New Roman" w:eastAsia="Noto Sans CJK SC Regular"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5F77786"/>
    <w:multiLevelType w:val="multilevel"/>
    <w:tmpl w:val="28BE71C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3A187A9B"/>
    <w:multiLevelType w:val="hybridMultilevel"/>
    <w:tmpl w:val="C5B08C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0A4033C"/>
    <w:multiLevelType w:val="multilevel"/>
    <w:tmpl w:val="40A68C16"/>
    <w:lvl w:ilvl="0">
      <w:start w:val="1"/>
      <w:numFmt w:val="decimal"/>
      <w:lvlText w:val="%1."/>
      <w:lvlJc w:val="left"/>
      <w:pPr>
        <w:ind w:left="720" w:hanging="360"/>
      </w:p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nsid w:val="421971AD"/>
    <w:multiLevelType w:val="hybridMultilevel"/>
    <w:tmpl w:val="B31E17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7D33A08"/>
    <w:multiLevelType w:val="hybridMultilevel"/>
    <w:tmpl w:val="14EC27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E764AAA"/>
    <w:multiLevelType w:val="hybridMultilevel"/>
    <w:tmpl w:val="27DED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B324AA0"/>
    <w:multiLevelType w:val="hybridMultilevel"/>
    <w:tmpl w:val="DE88BED4"/>
    <w:lvl w:ilvl="0" w:tplc="04090009">
      <w:start w:val="1"/>
      <w:numFmt w:val="bullet"/>
      <w:lvlText w:val=""/>
      <w:lvlJc w:val="left"/>
      <w:pPr>
        <w:ind w:left="780" w:hanging="360"/>
      </w:pPr>
      <w:rPr>
        <w:rFonts w:ascii="Wingdings" w:hAnsi="Wingdings"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1">
    <w:nsid w:val="5C2654A0"/>
    <w:multiLevelType w:val="hybridMultilevel"/>
    <w:tmpl w:val="A0C2CA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228771E"/>
    <w:multiLevelType w:val="hybridMultilevel"/>
    <w:tmpl w:val="13A034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nsid w:val="62C86E51"/>
    <w:multiLevelType w:val="hybridMultilevel"/>
    <w:tmpl w:val="B39878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4E165A1"/>
    <w:multiLevelType w:val="hybridMultilevel"/>
    <w:tmpl w:val="77CA07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73106B7"/>
    <w:multiLevelType w:val="hybridMultilevel"/>
    <w:tmpl w:val="6F4ACC40"/>
    <w:lvl w:ilvl="0" w:tplc="7E28432C">
      <w:start w:val="4"/>
      <w:numFmt w:val="bullet"/>
      <w:lvlText w:val="-"/>
      <w:lvlJc w:val="left"/>
      <w:pPr>
        <w:ind w:left="720" w:hanging="360"/>
      </w:pPr>
      <w:rPr>
        <w:rFonts w:ascii="Times New Roman" w:eastAsia="Noto Sans CJK SC Regular"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AAD3BFE"/>
    <w:multiLevelType w:val="hybridMultilevel"/>
    <w:tmpl w:val="AF6684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1FF072B"/>
    <w:multiLevelType w:val="hybridMultilevel"/>
    <w:tmpl w:val="41F60706"/>
    <w:lvl w:ilvl="0" w:tplc="D7CEAF28">
      <w:start w:val="3"/>
      <w:numFmt w:val="bullet"/>
      <w:lvlText w:val="-"/>
      <w:lvlJc w:val="left"/>
      <w:pPr>
        <w:ind w:left="720" w:hanging="360"/>
      </w:pPr>
      <w:rPr>
        <w:rFonts w:ascii="Times New Roman" w:eastAsia="Noto Sans CJK SC Regular"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36F3D3E"/>
    <w:multiLevelType w:val="multilevel"/>
    <w:tmpl w:val="BDF8688C"/>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nsid w:val="73764468"/>
    <w:multiLevelType w:val="hybridMultilevel"/>
    <w:tmpl w:val="8C3EB2FC"/>
    <w:lvl w:ilvl="0" w:tplc="8CAAD308">
      <w:start w:val="1"/>
      <w:numFmt w:val="decimal"/>
      <w:lvlText w:val="%1."/>
      <w:lvlJc w:val="left"/>
      <w:pPr>
        <w:ind w:left="720" w:hanging="360"/>
      </w:pPr>
      <w:rPr>
        <w:rFonts w:eastAsia="Noto Sans CJK SC Regular" w:cs="FreeSan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59348EC"/>
    <w:multiLevelType w:val="hybridMultilevel"/>
    <w:tmpl w:val="6A98C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9237492"/>
    <w:multiLevelType w:val="hybridMultilevel"/>
    <w:tmpl w:val="BB3A12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FBE7FF5"/>
    <w:multiLevelType w:val="hybridMultilevel"/>
    <w:tmpl w:val="53961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3"/>
  </w:num>
  <w:num w:numId="3">
    <w:abstractNumId w:val="27"/>
  </w:num>
  <w:num w:numId="4">
    <w:abstractNumId w:val="20"/>
  </w:num>
  <w:num w:numId="5">
    <w:abstractNumId w:val="25"/>
  </w:num>
  <w:num w:numId="6">
    <w:abstractNumId w:val="19"/>
  </w:num>
  <w:num w:numId="7">
    <w:abstractNumId w:val="8"/>
  </w:num>
  <w:num w:numId="8">
    <w:abstractNumId w:val="11"/>
  </w:num>
  <w:num w:numId="9">
    <w:abstractNumId w:val="4"/>
  </w:num>
  <w:num w:numId="10">
    <w:abstractNumId w:val="12"/>
  </w:num>
  <w:num w:numId="11">
    <w:abstractNumId w:val="29"/>
  </w:num>
  <w:num w:numId="12">
    <w:abstractNumId w:val="15"/>
  </w:num>
  <w:num w:numId="13">
    <w:abstractNumId w:val="7"/>
  </w:num>
  <w:num w:numId="14">
    <w:abstractNumId w:val="14"/>
  </w:num>
  <w:num w:numId="15">
    <w:abstractNumId w:val="23"/>
  </w:num>
  <w:num w:numId="16">
    <w:abstractNumId w:val="5"/>
  </w:num>
  <w:num w:numId="17">
    <w:abstractNumId w:val="30"/>
  </w:num>
  <w:num w:numId="18">
    <w:abstractNumId w:val="24"/>
  </w:num>
  <w:num w:numId="19">
    <w:abstractNumId w:val="28"/>
  </w:num>
  <w:num w:numId="20">
    <w:abstractNumId w:val="32"/>
  </w:num>
  <w:num w:numId="21">
    <w:abstractNumId w:val="2"/>
  </w:num>
  <w:num w:numId="22">
    <w:abstractNumId w:val="1"/>
  </w:num>
  <w:num w:numId="23">
    <w:abstractNumId w:val="17"/>
  </w:num>
  <w:num w:numId="24">
    <w:abstractNumId w:val="9"/>
  </w:num>
  <w:num w:numId="25">
    <w:abstractNumId w:val="3"/>
  </w:num>
  <w:num w:numId="26">
    <w:abstractNumId w:val="16"/>
  </w:num>
  <w:num w:numId="27">
    <w:abstractNumId w:val="26"/>
  </w:num>
  <w:num w:numId="28">
    <w:abstractNumId w:val="21"/>
  </w:num>
  <w:num w:numId="29">
    <w:abstractNumId w:val="31"/>
  </w:num>
  <w:num w:numId="3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0"/>
  </w:num>
  <w:num w:numId="32">
    <w:abstractNumId w:val="6"/>
  </w:num>
  <w:num w:numId="33">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inh Minh Nguyen">
    <w15:presenceInfo w15:providerId="Windows Live" w15:userId="b9546cbd5e28b4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hideSpellingErrors/>
  <w:proofState w:grammar="clean"/>
  <w:revisionView w:markup="0"/>
  <w:defaultTabStop w:val="709"/>
  <w:characterSpacingControl w:val="doNotCompress"/>
  <w:hdrShapeDefaults>
    <o:shapedefaults v:ext="edit" spidmax="2056"/>
    <o:shapelayout v:ext="edit">
      <o:idmap v:ext="edit" data="2"/>
    </o:shapelayout>
  </w:hdrShapeDefaults>
  <w:footnotePr>
    <w:footnote w:id="-1"/>
    <w:footnote w:id="0"/>
  </w:footnotePr>
  <w:endnotePr>
    <w:numFmt w:val="decimal"/>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DY0MrMwMDI1NTAzMjCwNDdQ0lEKTi0uzszPAykwrAUAjJ9diiwAAAA="/>
  </w:docVars>
  <w:rsids>
    <w:rsidRoot w:val="00720456"/>
    <w:rsid w:val="00001168"/>
    <w:rsid w:val="0001491C"/>
    <w:rsid w:val="00014E29"/>
    <w:rsid w:val="00014F53"/>
    <w:rsid w:val="0002620B"/>
    <w:rsid w:val="000379C1"/>
    <w:rsid w:val="000402D3"/>
    <w:rsid w:val="00045466"/>
    <w:rsid w:val="0004552C"/>
    <w:rsid w:val="000510EE"/>
    <w:rsid w:val="000525E4"/>
    <w:rsid w:val="00055D2B"/>
    <w:rsid w:val="0006124A"/>
    <w:rsid w:val="0006393B"/>
    <w:rsid w:val="00066C91"/>
    <w:rsid w:val="00066DE2"/>
    <w:rsid w:val="00067488"/>
    <w:rsid w:val="00071CCF"/>
    <w:rsid w:val="000741D6"/>
    <w:rsid w:val="00085806"/>
    <w:rsid w:val="0008621C"/>
    <w:rsid w:val="0008677D"/>
    <w:rsid w:val="00097A04"/>
    <w:rsid w:val="000A0853"/>
    <w:rsid w:val="000B3F19"/>
    <w:rsid w:val="000C38A6"/>
    <w:rsid w:val="000D6621"/>
    <w:rsid w:val="000E2B80"/>
    <w:rsid w:val="000F38D9"/>
    <w:rsid w:val="000F4920"/>
    <w:rsid w:val="00100E75"/>
    <w:rsid w:val="001030CB"/>
    <w:rsid w:val="00103791"/>
    <w:rsid w:val="00122A09"/>
    <w:rsid w:val="001235FF"/>
    <w:rsid w:val="00125A11"/>
    <w:rsid w:val="00135571"/>
    <w:rsid w:val="00135E32"/>
    <w:rsid w:val="001436A1"/>
    <w:rsid w:val="00156D89"/>
    <w:rsid w:val="001579E1"/>
    <w:rsid w:val="00161602"/>
    <w:rsid w:val="00161E49"/>
    <w:rsid w:val="00165BBA"/>
    <w:rsid w:val="001711B2"/>
    <w:rsid w:val="00180005"/>
    <w:rsid w:val="00190F33"/>
    <w:rsid w:val="001958C7"/>
    <w:rsid w:val="001A57DD"/>
    <w:rsid w:val="001A607F"/>
    <w:rsid w:val="001B3804"/>
    <w:rsid w:val="001C29BC"/>
    <w:rsid w:val="001C5DF8"/>
    <w:rsid w:val="001D3137"/>
    <w:rsid w:val="001D50F5"/>
    <w:rsid w:val="001F15DF"/>
    <w:rsid w:val="00202A65"/>
    <w:rsid w:val="00217301"/>
    <w:rsid w:val="002215AC"/>
    <w:rsid w:val="00224291"/>
    <w:rsid w:val="00225435"/>
    <w:rsid w:val="00244E37"/>
    <w:rsid w:val="00247064"/>
    <w:rsid w:val="002637C8"/>
    <w:rsid w:val="0027003B"/>
    <w:rsid w:val="00274BC0"/>
    <w:rsid w:val="00275722"/>
    <w:rsid w:val="00277818"/>
    <w:rsid w:val="00281620"/>
    <w:rsid w:val="002A0DEB"/>
    <w:rsid w:val="002A1276"/>
    <w:rsid w:val="002B1E1C"/>
    <w:rsid w:val="002C1868"/>
    <w:rsid w:val="002C487A"/>
    <w:rsid w:val="002C63BE"/>
    <w:rsid w:val="002C701F"/>
    <w:rsid w:val="002E0BB6"/>
    <w:rsid w:val="002F1A8F"/>
    <w:rsid w:val="002F4B05"/>
    <w:rsid w:val="002F5C01"/>
    <w:rsid w:val="00302B68"/>
    <w:rsid w:val="003033AF"/>
    <w:rsid w:val="00305C18"/>
    <w:rsid w:val="00310B79"/>
    <w:rsid w:val="00313BD3"/>
    <w:rsid w:val="003146FD"/>
    <w:rsid w:val="0032249C"/>
    <w:rsid w:val="0032269F"/>
    <w:rsid w:val="00325540"/>
    <w:rsid w:val="00336F25"/>
    <w:rsid w:val="00340DDB"/>
    <w:rsid w:val="00344C3F"/>
    <w:rsid w:val="003458A4"/>
    <w:rsid w:val="00345E04"/>
    <w:rsid w:val="00345FDC"/>
    <w:rsid w:val="00347541"/>
    <w:rsid w:val="00363AD5"/>
    <w:rsid w:val="00365BD0"/>
    <w:rsid w:val="0036794E"/>
    <w:rsid w:val="00380086"/>
    <w:rsid w:val="00387669"/>
    <w:rsid w:val="00390650"/>
    <w:rsid w:val="00394A01"/>
    <w:rsid w:val="00395F23"/>
    <w:rsid w:val="003A17BD"/>
    <w:rsid w:val="003C36D4"/>
    <w:rsid w:val="003D4F02"/>
    <w:rsid w:val="00412B1A"/>
    <w:rsid w:val="0041536E"/>
    <w:rsid w:val="00430C79"/>
    <w:rsid w:val="004317AA"/>
    <w:rsid w:val="00436DFD"/>
    <w:rsid w:val="0044494A"/>
    <w:rsid w:val="00444A67"/>
    <w:rsid w:val="00450044"/>
    <w:rsid w:val="004500D0"/>
    <w:rsid w:val="004510A3"/>
    <w:rsid w:val="00453FE5"/>
    <w:rsid w:val="0046638F"/>
    <w:rsid w:val="00467A76"/>
    <w:rsid w:val="00477C0B"/>
    <w:rsid w:val="00482B16"/>
    <w:rsid w:val="004860EE"/>
    <w:rsid w:val="00496723"/>
    <w:rsid w:val="00497AE1"/>
    <w:rsid w:val="004B460C"/>
    <w:rsid w:val="004D278D"/>
    <w:rsid w:val="004D4A66"/>
    <w:rsid w:val="004E2D24"/>
    <w:rsid w:val="004F1BAD"/>
    <w:rsid w:val="004F2CAD"/>
    <w:rsid w:val="00513574"/>
    <w:rsid w:val="0051723A"/>
    <w:rsid w:val="005173E6"/>
    <w:rsid w:val="00523612"/>
    <w:rsid w:val="005326A1"/>
    <w:rsid w:val="0053473B"/>
    <w:rsid w:val="00536D20"/>
    <w:rsid w:val="00544523"/>
    <w:rsid w:val="00560F8B"/>
    <w:rsid w:val="00565D8E"/>
    <w:rsid w:val="00586AFB"/>
    <w:rsid w:val="0059267A"/>
    <w:rsid w:val="00594479"/>
    <w:rsid w:val="0059528E"/>
    <w:rsid w:val="00595A0D"/>
    <w:rsid w:val="005A07AE"/>
    <w:rsid w:val="005A38CD"/>
    <w:rsid w:val="005B0346"/>
    <w:rsid w:val="005B3E53"/>
    <w:rsid w:val="005C0EC5"/>
    <w:rsid w:val="005C664D"/>
    <w:rsid w:val="005D31D6"/>
    <w:rsid w:val="005E5337"/>
    <w:rsid w:val="005F4BC3"/>
    <w:rsid w:val="006032B8"/>
    <w:rsid w:val="006125C8"/>
    <w:rsid w:val="00621637"/>
    <w:rsid w:val="00625BC7"/>
    <w:rsid w:val="00632BC7"/>
    <w:rsid w:val="0063570E"/>
    <w:rsid w:val="00641126"/>
    <w:rsid w:val="00657D91"/>
    <w:rsid w:val="006769F7"/>
    <w:rsid w:val="00683862"/>
    <w:rsid w:val="00686B6A"/>
    <w:rsid w:val="006A3FE9"/>
    <w:rsid w:val="006B0609"/>
    <w:rsid w:val="006B74D2"/>
    <w:rsid w:val="006C465F"/>
    <w:rsid w:val="006C5BD8"/>
    <w:rsid w:val="006C7868"/>
    <w:rsid w:val="006D059E"/>
    <w:rsid w:val="006D1C74"/>
    <w:rsid w:val="006D68D2"/>
    <w:rsid w:val="006F5B4F"/>
    <w:rsid w:val="00704299"/>
    <w:rsid w:val="007202E5"/>
    <w:rsid w:val="00720456"/>
    <w:rsid w:val="00720632"/>
    <w:rsid w:val="00723A1F"/>
    <w:rsid w:val="007440BB"/>
    <w:rsid w:val="00753113"/>
    <w:rsid w:val="00754547"/>
    <w:rsid w:val="00775F43"/>
    <w:rsid w:val="007761DD"/>
    <w:rsid w:val="00782113"/>
    <w:rsid w:val="007929A9"/>
    <w:rsid w:val="0079490F"/>
    <w:rsid w:val="007A5D25"/>
    <w:rsid w:val="007B7D69"/>
    <w:rsid w:val="007C0833"/>
    <w:rsid w:val="007E48BA"/>
    <w:rsid w:val="00816445"/>
    <w:rsid w:val="008209EE"/>
    <w:rsid w:val="008304DC"/>
    <w:rsid w:val="00843368"/>
    <w:rsid w:val="0084474A"/>
    <w:rsid w:val="00846623"/>
    <w:rsid w:val="00851966"/>
    <w:rsid w:val="00861CAC"/>
    <w:rsid w:val="00863792"/>
    <w:rsid w:val="00864178"/>
    <w:rsid w:val="008675E9"/>
    <w:rsid w:val="0087054A"/>
    <w:rsid w:val="00876036"/>
    <w:rsid w:val="00881B55"/>
    <w:rsid w:val="0089338B"/>
    <w:rsid w:val="008A33AF"/>
    <w:rsid w:val="008A3A48"/>
    <w:rsid w:val="008A466D"/>
    <w:rsid w:val="008C13E0"/>
    <w:rsid w:val="008C3A39"/>
    <w:rsid w:val="008C5CD7"/>
    <w:rsid w:val="008C603F"/>
    <w:rsid w:val="008C68C4"/>
    <w:rsid w:val="008D0855"/>
    <w:rsid w:val="008D5FAC"/>
    <w:rsid w:val="008E0C40"/>
    <w:rsid w:val="008E2B4D"/>
    <w:rsid w:val="008E38DF"/>
    <w:rsid w:val="008F1F41"/>
    <w:rsid w:val="008F4EB4"/>
    <w:rsid w:val="00903051"/>
    <w:rsid w:val="00932B88"/>
    <w:rsid w:val="00933712"/>
    <w:rsid w:val="0093583E"/>
    <w:rsid w:val="00942B21"/>
    <w:rsid w:val="00952B3C"/>
    <w:rsid w:val="00954E68"/>
    <w:rsid w:val="00965B17"/>
    <w:rsid w:val="0097291C"/>
    <w:rsid w:val="00973F12"/>
    <w:rsid w:val="00981DAE"/>
    <w:rsid w:val="00982880"/>
    <w:rsid w:val="0098485C"/>
    <w:rsid w:val="00985112"/>
    <w:rsid w:val="009A2529"/>
    <w:rsid w:val="009B6989"/>
    <w:rsid w:val="009C2E17"/>
    <w:rsid w:val="009C4F5D"/>
    <w:rsid w:val="009C54D8"/>
    <w:rsid w:val="009D19C3"/>
    <w:rsid w:val="009D57D4"/>
    <w:rsid w:val="009E348F"/>
    <w:rsid w:val="009F493D"/>
    <w:rsid w:val="00A0365B"/>
    <w:rsid w:val="00A1360F"/>
    <w:rsid w:val="00A14270"/>
    <w:rsid w:val="00A16A14"/>
    <w:rsid w:val="00A20109"/>
    <w:rsid w:val="00A23FE3"/>
    <w:rsid w:val="00A4052A"/>
    <w:rsid w:val="00A4501E"/>
    <w:rsid w:val="00A51179"/>
    <w:rsid w:val="00A51515"/>
    <w:rsid w:val="00A549CC"/>
    <w:rsid w:val="00A558D8"/>
    <w:rsid w:val="00A60251"/>
    <w:rsid w:val="00A63318"/>
    <w:rsid w:val="00A75BBF"/>
    <w:rsid w:val="00A76909"/>
    <w:rsid w:val="00A80861"/>
    <w:rsid w:val="00A9392A"/>
    <w:rsid w:val="00AA77A0"/>
    <w:rsid w:val="00AB05B3"/>
    <w:rsid w:val="00AB0B27"/>
    <w:rsid w:val="00AB24A8"/>
    <w:rsid w:val="00AB2915"/>
    <w:rsid w:val="00AC6229"/>
    <w:rsid w:val="00AC6CEA"/>
    <w:rsid w:val="00AD07F1"/>
    <w:rsid w:val="00AD0C66"/>
    <w:rsid w:val="00AD1BDA"/>
    <w:rsid w:val="00AD6952"/>
    <w:rsid w:val="00B02D67"/>
    <w:rsid w:val="00B07EE7"/>
    <w:rsid w:val="00B133C1"/>
    <w:rsid w:val="00B173F8"/>
    <w:rsid w:val="00B26EB3"/>
    <w:rsid w:val="00B32926"/>
    <w:rsid w:val="00B32F4F"/>
    <w:rsid w:val="00B462F7"/>
    <w:rsid w:val="00B50A2A"/>
    <w:rsid w:val="00B50E25"/>
    <w:rsid w:val="00B5682F"/>
    <w:rsid w:val="00B6197F"/>
    <w:rsid w:val="00B63DA9"/>
    <w:rsid w:val="00B718BE"/>
    <w:rsid w:val="00B80E2E"/>
    <w:rsid w:val="00B8241B"/>
    <w:rsid w:val="00B947CD"/>
    <w:rsid w:val="00B95A52"/>
    <w:rsid w:val="00B970A8"/>
    <w:rsid w:val="00BB2F17"/>
    <w:rsid w:val="00BC1644"/>
    <w:rsid w:val="00BC30BD"/>
    <w:rsid w:val="00BD4098"/>
    <w:rsid w:val="00BE234E"/>
    <w:rsid w:val="00BE3D35"/>
    <w:rsid w:val="00C009E4"/>
    <w:rsid w:val="00C0251C"/>
    <w:rsid w:val="00C13D08"/>
    <w:rsid w:val="00C16550"/>
    <w:rsid w:val="00C21DD4"/>
    <w:rsid w:val="00C24370"/>
    <w:rsid w:val="00C32562"/>
    <w:rsid w:val="00C33A8D"/>
    <w:rsid w:val="00C34E5A"/>
    <w:rsid w:val="00C418DA"/>
    <w:rsid w:val="00C44B58"/>
    <w:rsid w:val="00C51B58"/>
    <w:rsid w:val="00C5628A"/>
    <w:rsid w:val="00C61F47"/>
    <w:rsid w:val="00C65523"/>
    <w:rsid w:val="00C82AC3"/>
    <w:rsid w:val="00C84797"/>
    <w:rsid w:val="00C86B82"/>
    <w:rsid w:val="00C94AAB"/>
    <w:rsid w:val="00C959C3"/>
    <w:rsid w:val="00CA14E7"/>
    <w:rsid w:val="00CB393F"/>
    <w:rsid w:val="00CB5030"/>
    <w:rsid w:val="00CC0821"/>
    <w:rsid w:val="00CC0BE9"/>
    <w:rsid w:val="00CC5079"/>
    <w:rsid w:val="00CC7F45"/>
    <w:rsid w:val="00CD1895"/>
    <w:rsid w:val="00CD48B0"/>
    <w:rsid w:val="00CD7472"/>
    <w:rsid w:val="00CE24D3"/>
    <w:rsid w:val="00CE49EB"/>
    <w:rsid w:val="00CF774E"/>
    <w:rsid w:val="00D01974"/>
    <w:rsid w:val="00D01F9E"/>
    <w:rsid w:val="00D05325"/>
    <w:rsid w:val="00D1130D"/>
    <w:rsid w:val="00D11675"/>
    <w:rsid w:val="00D221C4"/>
    <w:rsid w:val="00D248A0"/>
    <w:rsid w:val="00D24CC7"/>
    <w:rsid w:val="00D305B7"/>
    <w:rsid w:val="00D42BF8"/>
    <w:rsid w:val="00D4578B"/>
    <w:rsid w:val="00D5147E"/>
    <w:rsid w:val="00D51B70"/>
    <w:rsid w:val="00D53752"/>
    <w:rsid w:val="00D5404A"/>
    <w:rsid w:val="00D625F9"/>
    <w:rsid w:val="00D62D68"/>
    <w:rsid w:val="00D65C3A"/>
    <w:rsid w:val="00D66E7B"/>
    <w:rsid w:val="00D719E8"/>
    <w:rsid w:val="00D76EE5"/>
    <w:rsid w:val="00D80CED"/>
    <w:rsid w:val="00D8161A"/>
    <w:rsid w:val="00D856D7"/>
    <w:rsid w:val="00D96386"/>
    <w:rsid w:val="00D97B47"/>
    <w:rsid w:val="00DA265E"/>
    <w:rsid w:val="00DB23CB"/>
    <w:rsid w:val="00DC1C1B"/>
    <w:rsid w:val="00DC743A"/>
    <w:rsid w:val="00DD07C2"/>
    <w:rsid w:val="00DD1CAD"/>
    <w:rsid w:val="00DF4961"/>
    <w:rsid w:val="00DF6C91"/>
    <w:rsid w:val="00E0457F"/>
    <w:rsid w:val="00E05677"/>
    <w:rsid w:val="00E1523C"/>
    <w:rsid w:val="00E218C9"/>
    <w:rsid w:val="00E26F08"/>
    <w:rsid w:val="00E4294F"/>
    <w:rsid w:val="00E44A11"/>
    <w:rsid w:val="00E50972"/>
    <w:rsid w:val="00E51331"/>
    <w:rsid w:val="00E54701"/>
    <w:rsid w:val="00E56FB4"/>
    <w:rsid w:val="00E57B26"/>
    <w:rsid w:val="00E70C95"/>
    <w:rsid w:val="00E73E33"/>
    <w:rsid w:val="00E76B93"/>
    <w:rsid w:val="00E77BBF"/>
    <w:rsid w:val="00E80793"/>
    <w:rsid w:val="00E829FD"/>
    <w:rsid w:val="00E847FE"/>
    <w:rsid w:val="00E92C94"/>
    <w:rsid w:val="00EA4F08"/>
    <w:rsid w:val="00EA69F5"/>
    <w:rsid w:val="00EB01F2"/>
    <w:rsid w:val="00EB098F"/>
    <w:rsid w:val="00EB2F67"/>
    <w:rsid w:val="00EC13CA"/>
    <w:rsid w:val="00EC411E"/>
    <w:rsid w:val="00ED0CAD"/>
    <w:rsid w:val="00EE50EB"/>
    <w:rsid w:val="00EF4EF3"/>
    <w:rsid w:val="00F045F1"/>
    <w:rsid w:val="00F05DCE"/>
    <w:rsid w:val="00F1333B"/>
    <w:rsid w:val="00F229D0"/>
    <w:rsid w:val="00F30132"/>
    <w:rsid w:val="00F42EB6"/>
    <w:rsid w:val="00F44659"/>
    <w:rsid w:val="00F519DC"/>
    <w:rsid w:val="00F5401A"/>
    <w:rsid w:val="00F6016C"/>
    <w:rsid w:val="00F607EB"/>
    <w:rsid w:val="00F6338D"/>
    <w:rsid w:val="00F7481F"/>
    <w:rsid w:val="00F75BDC"/>
    <w:rsid w:val="00F75CAE"/>
    <w:rsid w:val="00F867ED"/>
    <w:rsid w:val="00F93402"/>
    <w:rsid w:val="00FB1265"/>
    <w:rsid w:val="00FB37FA"/>
    <w:rsid w:val="00FD5890"/>
    <w:rsid w:val="00FD6C3D"/>
    <w:rsid w:val="00FE0E21"/>
    <w:rsid w:val="00FE5084"/>
    <w:rsid w:val="00FE5895"/>
    <w:rsid w:val="00FE60FD"/>
    <w:rsid w:val="00FF2640"/>
    <w:rsid w:val="00FF49F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4:docId w14:val="5B869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Noto Sans CJK SC Regular" w:hAnsi="Liberation Serif" w:cs="FreeSans"/>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color w:val="00000A"/>
      <w:sz w:val="24"/>
    </w:rPr>
  </w:style>
  <w:style w:type="paragraph" w:styleId="Heading1">
    <w:name w:val="heading 1"/>
    <w:basedOn w:val="Normal"/>
    <w:next w:val="Normal"/>
    <w:link w:val="Heading1Char"/>
    <w:uiPriority w:val="9"/>
    <w:qFormat/>
    <w:rsid w:val="00E51331"/>
    <w:pPr>
      <w:keepNext/>
      <w:keepLines/>
      <w:spacing w:before="480"/>
      <w:outlineLvl w:val="0"/>
    </w:pPr>
    <w:rPr>
      <w:rFonts w:asciiTheme="majorHAnsi" w:eastAsiaTheme="majorEastAsia" w:hAnsiTheme="majorHAnsi" w:cs="Mangal"/>
      <w:b/>
      <w:bCs/>
      <w:color w:val="365F91" w:themeColor="accent1" w:themeShade="BF"/>
      <w:sz w:val="32"/>
      <w:szCs w:val="25"/>
    </w:rPr>
  </w:style>
  <w:style w:type="paragraph" w:styleId="Heading2">
    <w:name w:val="heading 2"/>
    <w:basedOn w:val="Normal"/>
    <w:next w:val="Normal"/>
    <w:link w:val="Heading2Char"/>
    <w:uiPriority w:val="9"/>
    <w:unhideWhenUsed/>
    <w:qFormat/>
    <w:rsid w:val="00E51331"/>
    <w:pPr>
      <w:keepNext/>
      <w:keepLines/>
      <w:spacing w:before="200"/>
      <w:outlineLvl w:val="1"/>
    </w:pPr>
    <w:rPr>
      <w:rFonts w:asciiTheme="majorHAnsi" w:eastAsiaTheme="majorEastAsia" w:hAnsiTheme="majorHAnsi" w:cs="Mangal"/>
      <w:b/>
      <w:bCs/>
      <w:color w:val="4F81BD" w:themeColor="accent1"/>
      <w:sz w:val="32"/>
      <w:szCs w:val="23"/>
    </w:rPr>
  </w:style>
  <w:style w:type="paragraph" w:styleId="Heading3">
    <w:name w:val="heading 3"/>
    <w:basedOn w:val="Heading"/>
    <w:qFormat/>
    <w:rsid w:val="00E51331"/>
    <w:pPr>
      <w:spacing w:before="140"/>
      <w:outlineLvl w:val="2"/>
    </w:pPr>
    <w:rPr>
      <w:rFonts w:ascii="Liberation Serif" w:hAnsi="Liberation Serif"/>
      <w:b/>
      <w:bCs/>
      <w:color w:val="548DD4" w:themeColor="text2" w:themeTint="99"/>
    </w:rPr>
  </w:style>
  <w:style w:type="paragraph" w:styleId="Heading4">
    <w:name w:val="heading 4"/>
    <w:basedOn w:val="Normal"/>
    <w:next w:val="Normal"/>
    <w:link w:val="Heading4Char"/>
    <w:uiPriority w:val="9"/>
    <w:unhideWhenUsed/>
    <w:qFormat/>
    <w:rsid w:val="00045466"/>
    <w:pPr>
      <w:keepNext/>
      <w:keepLines/>
      <w:spacing w:before="200"/>
      <w:outlineLvl w:val="3"/>
    </w:pPr>
    <w:rPr>
      <w:rFonts w:asciiTheme="majorHAnsi" w:eastAsiaTheme="majorEastAsia" w:hAnsiTheme="majorHAnsi" w:cs="Mangal"/>
      <w:b/>
      <w:bCs/>
      <w:i/>
      <w:iCs/>
      <w:color w:val="4F81BD" w:themeColor="accent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uiPriority w:val="20"/>
    <w:qFormat/>
    <w:rPr>
      <w:i/>
      <w:iCs/>
    </w:rPr>
  </w:style>
  <w:style w:type="character" w:customStyle="1" w:styleId="InternetLink">
    <w:name w:val="Internet Link"/>
    <w:rPr>
      <w:color w:val="000080"/>
      <w:u w:val="single"/>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BalloonText">
    <w:name w:val="Balloon Text"/>
    <w:basedOn w:val="Normal"/>
    <w:link w:val="BalloonTextChar"/>
    <w:uiPriority w:val="99"/>
    <w:semiHidden/>
    <w:unhideWhenUsed/>
    <w:rsid w:val="003A17BD"/>
    <w:rPr>
      <w:rFonts w:ascii="Tahoma" w:hAnsi="Tahoma" w:cs="Mangal"/>
      <w:sz w:val="16"/>
      <w:szCs w:val="14"/>
    </w:rPr>
  </w:style>
  <w:style w:type="character" w:customStyle="1" w:styleId="BalloonTextChar">
    <w:name w:val="Balloon Text Char"/>
    <w:basedOn w:val="DefaultParagraphFont"/>
    <w:link w:val="BalloonText"/>
    <w:uiPriority w:val="99"/>
    <w:semiHidden/>
    <w:rsid w:val="003A17BD"/>
    <w:rPr>
      <w:rFonts w:ascii="Tahoma" w:hAnsi="Tahoma" w:cs="Mangal"/>
      <w:color w:val="00000A"/>
      <w:sz w:val="16"/>
      <w:szCs w:val="14"/>
    </w:rPr>
  </w:style>
  <w:style w:type="table" w:styleId="TableGrid">
    <w:name w:val="Table Grid"/>
    <w:basedOn w:val="TableNormal"/>
    <w:uiPriority w:val="39"/>
    <w:rsid w:val="003A17BD"/>
    <w:rPr>
      <w:rFonts w:asciiTheme="minorHAnsi" w:eastAsiaTheme="minorHAnsi" w:hAnsiTheme="minorHAnsi" w:cstheme="minorBidi"/>
      <w:sz w:val="22"/>
      <w:szCs w:val="22"/>
      <w:lang w:eastAsia="en-U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E51331"/>
    <w:rPr>
      <w:rFonts w:asciiTheme="majorHAnsi" w:eastAsiaTheme="majorEastAsia" w:hAnsiTheme="majorHAnsi" w:cs="Mangal"/>
      <w:b/>
      <w:bCs/>
      <w:color w:val="365F91" w:themeColor="accent1" w:themeShade="BF"/>
      <w:sz w:val="32"/>
      <w:szCs w:val="25"/>
    </w:rPr>
  </w:style>
  <w:style w:type="paragraph" w:styleId="Title">
    <w:name w:val="Title"/>
    <w:basedOn w:val="Normal"/>
    <w:next w:val="Normal"/>
    <w:link w:val="TitleChar"/>
    <w:uiPriority w:val="10"/>
    <w:qFormat/>
    <w:rsid w:val="003A17BD"/>
    <w:pPr>
      <w:pBdr>
        <w:bottom w:val="single" w:sz="8" w:space="4" w:color="4F81BD" w:themeColor="accent1"/>
      </w:pBdr>
      <w:spacing w:after="300"/>
      <w:contextualSpacing/>
    </w:pPr>
    <w:rPr>
      <w:rFonts w:asciiTheme="majorHAnsi" w:eastAsiaTheme="majorEastAsia" w:hAnsiTheme="majorHAnsi" w:cs="Mangal"/>
      <w:color w:val="17365D" w:themeColor="text2" w:themeShade="BF"/>
      <w:spacing w:val="5"/>
      <w:kern w:val="28"/>
      <w:sz w:val="52"/>
      <w:szCs w:val="47"/>
    </w:rPr>
  </w:style>
  <w:style w:type="character" w:customStyle="1" w:styleId="TitleChar">
    <w:name w:val="Title Char"/>
    <w:basedOn w:val="DefaultParagraphFont"/>
    <w:link w:val="Title"/>
    <w:uiPriority w:val="10"/>
    <w:rsid w:val="003A17BD"/>
    <w:rPr>
      <w:rFonts w:asciiTheme="majorHAnsi" w:eastAsiaTheme="majorEastAsia" w:hAnsiTheme="majorHAnsi" w:cs="Mangal"/>
      <w:color w:val="17365D" w:themeColor="text2" w:themeShade="BF"/>
      <w:spacing w:val="5"/>
      <w:kern w:val="28"/>
      <w:sz w:val="52"/>
      <w:szCs w:val="47"/>
    </w:rPr>
  </w:style>
  <w:style w:type="character" w:customStyle="1" w:styleId="Heading2Char">
    <w:name w:val="Heading 2 Char"/>
    <w:basedOn w:val="DefaultParagraphFont"/>
    <w:link w:val="Heading2"/>
    <w:uiPriority w:val="9"/>
    <w:rsid w:val="00E51331"/>
    <w:rPr>
      <w:rFonts w:asciiTheme="majorHAnsi" w:eastAsiaTheme="majorEastAsia" w:hAnsiTheme="majorHAnsi" w:cs="Mangal"/>
      <w:b/>
      <w:bCs/>
      <w:color w:val="4F81BD" w:themeColor="accent1"/>
      <w:sz w:val="32"/>
      <w:szCs w:val="23"/>
    </w:rPr>
  </w:style>
  <w:style w:type="paragraph" w:styleId="TOCHeading">
    <w:name w:val="TOC Heading"/>
    <w:basedOn w:val="Heading1"/>
    <w:next w:val="Normal"/>
    <w:uiPriority w:val="39"/>
    <w:semiHidden/>
    <w:unhideWhenUsed/>
    <w:qFormat/>
    <w:rsid w:val="003A17BD"/>
    <w:pPr>
      <w:spacing w:line="276" w:lineRule="auto"/>
      <w:outlineLvl w:val="9"/>
    </w:pPr>
    <w:rPr>
      <w:rFonts w:cstheme="majorBidi"/>
      <w:szCs w:val="28"/>
      <w:lang w:eastAsia="ja-JP" w:bidi="ar-SA"/>
    </w:rPr>
  </w:style>
  <w:style w:type="paragraph" w:styleId="TOC1">
    <w:name w:val="toc 1"/>
    <w:basedOn w:val="Normal"/>
    <w:next w:val="Normal"/>
    <w:autoRedefine/>
    <w:uiPriority w:val="39"/>
    <w:unhideWhenUsed/>
    <w:rsid w:val="003A17BD"/>
    <w:pPr>
      <w:spacing w:after="100"/>
    </w:pPr>
    <w:rPr>
      <w:rFonts w:cs="Mangal"/>
      <w:szCs w:val="21"/>
    </w:rPr>
  </w:style>
  <w:style w:type="paragraph" w:styleId="TOC2">
    <w:name w:val="toc 2"/>
    <w:basedOn w:val="Normal"/>
    <w:next w:val="Normal"/>
    <w:autoRedefine/>
    <w:uiPriority w:val="39"/>
    <w:unhideWhenUsed/>
    <w:rsid w:val="003A17BD"/>
    <w:pPr>
      <w:spacing w:after="100"/>
      <w:ind w:left="240"/>
    </w:pPr>
    <w:rPr>
      <w:rFonts w:cs="Mangal"/>
      <w:szCs w:val="21"/>
    </w:rPr>
  </w:style>
  <w:style w:type="character" w:styleId="Hyperlink">
    <w:name w:val="Hyperlink"/>
    <w:basedOn w:val="DefaultParagraphFont"/>
    <w:uiPriority w:val="99"/>
    <w:unhideWhenUsed/>
    <w:rsid w:val="003A17BD"/>
    <w:rPr>
      <w:color w:val="0000FF" w:themeColor="hyperlink"/>
      <w:u w:val="single"/>
    </w:rPr>
  </w:style>
  <w:style w:type="paragraph" w:styleId="TOC3">
    <w:name w:val="toc 3"/>
    <w:basedOn w:val="Normal"/>
    <w:next w:val="Normal"/>
    <w:autoRedefine/>
    <w:uiPriority w:val="39"/>
    <w:unhideWhenUsed/>
    <w:rsid w:val="00E51331"/>
    <w:pPr>
      <w:spacing w:after="100"/>
      <w:ind w:left="480"/>
    </w:pPr>
    <w:rPr>
      <w:rFonts w:cs="Mangal"/>
      <w:szCs w:val="21"/>
    </w:rPr>
  </w:style>
  <w:style w:type="character" w:customStyle="1" w:styleId="Heading4Char">
    <w:name w:val="Heading 4 Char"/>
    <w:basedOn w:val="DefaultParagraphFont"/>
    <w:link w:val="Heading4"/>
    <w:uiPriority w:val="9"/>
    <w:rsid w:val="00045466"/>
    <w:rPr>
      <w:rFonts w:asciiTheme="majorHAnsi" w:eastAsiaTheme="majorEastAsia" w:hAnsiTheme="majorHAnsi" w:cs="Mangal"/>
      <w:b/>
      <w:bCs/>
      <w:i/>
      <w:iCs/>
      <w:color w:val="4F81BD" w:themeColor="accent1"/>
      <w:sz w:val="24"/>
      <w:szCs w:val="21"/>
    </w:rPr>
  </w:style>
  <w:style w:type="paragraph" w:styleId="Subtitle">
    <w:name w:val="Subtitle"/>
    <w:basedOn w:val="Normal"/>
    <w:next w:val="Normal"/>
    <w:link w:val="SubtitleChar"/>
    <w:uiPriority w:val="11"/>
    <w:qFormat/>
    <w:rsid w:val="002C487A"/>
    <w:pPr>
      <w:numPr>
        <w:ilvl w:val="1"/>
      </w:numPr>
    </w:pPr>
    <w:rPr>
      <w:rFonts w:asciiTheme="majorHAnsi" w:eastAsiaTheme="majorEastAsia" w:hAnsiTheme="majorHAnsi" w:cs="Mangal"/>
      <w:i/>
      <w:iCs/>
      <w:color w:val="4F81BD" w:themeColor="accent1"/>
      <w:spacing w:val="15"/>
      <w:szCs w:val="21"/>
    </w:rPr>
  </w:style>
  <w:style w:type="character" w:customStyle="1" w:styleId="SubtitleChar">
    <w:name w:val="Subtitle Char"/>
    <w:basedOn w:val="DefaultParagraphFont"/>
    <w:link w:val="Subtitle"/>
    <w:uiPriority w:val="11"/>
    <w:rsid w:val="002C487A"/>
    <w:rPr>
      <w:rFonts w:asciiTheme="majorHAnsi" w:eastAsiaTheme="majorEastAsia" w:hAnsiTheme="majorHAnsi" w:cs="Mangal"/>
      <w:i/>
      <w:iCs/>
      <w:color w:val="4F81BD" w:themeColor="accent1"/>
      <w:spacing w:val="15"/>
      <w:sz w:val="24"/>
      <w:szCs w:val="21"/>
    </w:rPr>
  </w:style>
  <w:style w:type="paragraph" w:styleId="ListParagraph">
    <w:name w:val="List Paragraph"/>
    <w:basedOn w:val="Normal"/>
    <w:uiPriority w:val="34"/>
    <w:qFormat/>
    <w:rsid w:val="00B07EE7"/>
    <w:pPr>
      <w:ind w:left="720"/>
      <w:contextualSpacing/>
    </w:pPr>
    <w:rPr>
      <w:rFonts w:cs="Mangal"/>
      <w:szCs w:val="21"/>
    </w:rPr>
  </w:style>
  <w:style w:type="paragraph" w:styleId="IntenseQuote">
    <w:name w:val="Intense Quote"/>
    <w:basedOn w:val="Normal"/>
    <w:next w:val="Normal"/>
    <w:link w:val="IntenseQuoteChar"/>
    <w:uiPriority w:val="30"/>
    <w:qFormat/>
    <w:rsid w:val="00AB05B3"/>
    <w:pPr>
      <w:pBdr>
        <w:bottom w:val="single" w:sz="4" w:space="4" w:color="4F81BD" w:themeColor="accent1"/>
      </w:pBdr>
      <w:spacing w:before="200" w:after="280"/>
      <w:ind w:left="936" w:right="936"/>
    </w:pPr>
    <w:rPr>
      <w:rFonts w:cs="Mangal"/>
      <w:b/>
      <w:bCs/>
      <w:i/>
      <w:iCs/>
      <w:color w:val="4F81BD" w:themeColor="accent1"/>
      <w:szCs w:val="21"/>
    </w:rPr>
  </w:style>
  <w:style w:type="character" w:customStyle="1" w:styleId="IntenseQuoteChar">
    <w:name w:val="Intense Quote Char"/>
    <w:basedOn w:val="DefaultParagraphFont"/>
    <w:link w:val="IntenseQuote"/>
    <w:uiPriority w:val="30"/>
    <w:rsid w:val="00AB05B3"/>
    <w:rPr>
      <w:rFonts w:cs="Mangal"/>
      <w:b/>
      <w:bCs/>
      <w:i/>
      <w:iCs/>
      <w:color w:val="4F81BD" w:themeColor="accent1"/>
      <w:sz w:val="24"/>
      <w:szCs w:val="21"/>
    </w:rPr>
  </w:style>
  <w:style w:type="paragraph" w:customStyle="1" w:styleId="Style1">
    <w:name w:val="Style1"/>
    <w:basedOn w:val="Normal"/>
    <w:link w:val="Style1Char"/>
    <w:qFormat/>
    <w:rsid w:val="00AB05B3"/>
    <w:rPr>
      <w:rFonts w:ascii="Times New Roman" w:hAnsi="Times New Roman" w:cs="Times New Roman"/>
      <w:sz w:val="26"/>
      <w:szCs w:val="26"/>
    </w:rPr>
  </w:style>
  <w:style w:type="character" w:customStyle="1" w:styleId="Style1Char">
    <w:name w:val="Style1 Char"/>
    <w:basedOn w:val="DefaultParagraphFont"/>
    <w:link w:val="Style1"/>
    <w:rsid w:val="00AB05B3"/>
    <w:rPr>
      <w:rFonts w:ascii="Times New Roman" w:hAnsi="Times New Roman" w:cs="Times New Roman"/>
      <w:color w:val="00000A"/>
      <w:sz w:val="26"/>
      <w:szCs w:val="26"/>
    </w:rPr>
  </w:style>
  <w:style w:type="character" w:customStyle="1" w:styleId="apple-converted-space">
    <w:name w:val="apple-converted-space"/>
    <w:basedOn w:val="DefaultParagraphFont"/>
    <w:rsid w:val="007929A9"/>
  </w:style>
  <w:style w:type="paragraph" w:styleId="NormalWeb">
    <w:name w:val="Normal (Web)"/>
    <w:basedOn w:val="Normal"/>
    <w:uiPriority w:val="99"/>
    <w:unhideWhenUsed/>
    <w:rsid w:val="007929A9"/>
    <w:pPr>
      <w:spacing w:before="100" w:beforeAutospacing="1" w:after="100" w:afterAutospacing="1"/>
    </w:pPr>
    <w:rPr>
      <w:rFonts w:ascii="Times New Roman" w:eastAsia="Times New Roman" w:hAnsi="Times New Roman" w:cs="Times New Roman"/>
      <w:color w:val="auto"/>
      <w:lang w:eastAsia="en-US" w:bidi="ar-SA"/>
    </w:rPr>
  </w:style>
  <w:style w:type="paragraph" w:styleId="Bibliography">
    <w:name w:val="Bibliography"/>
    <w:basedOn w:val="Normal"/>
    <w:next w:val="Normal"/>
    <w:uiPriority w:val="37"/>
    <w:unhideWhenUsed/>
    <w:rsid w:val="002637C8"/>
    <w:rPr>
      <w:rFonts w:cs="Mangal"/>
      <w:szCs w:val="21"/>
    </w:rPr>
  </w:style>
  <w:style w:type="character" w:styleId="Strong">
    <w:name w:val="Strong"/>
    <w:basedOn w:val="DefaultParagraphFont"/>
    <w:uiPriority w:val="22"/>
    <w:qFormat/>
    <w:rsid w:val="00E829FD"/>
    <w:rPr>
      <w:b/>
      <w:bCs/>
    </w:rPr>
  </w:style>
  <w:style w:type="table" w:styleId="LightShading">
    <w:name w:val="Light Shading"/>
    <w:basedOn w:val="TableNormal"/>
    <w:uiPriority w:val="60"/>
    <w:rsid w:val="00E829F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ableofFigures">
    <w:name w:val="table of figures"/>
    <w:basedOn w:val="Normal"/>
    <w:next w:val="Normal"/>
    <w:uiPriority w:val="99"/>
    <w:unhideWhenUsed/>
    <w:rsid w:val="000C38A6"/>
    <w:rPr>
      <w:rFonts w:asciiTheme="minorHAnsi" w:hAnsiTheme="minorHAnsi" w:cstheme="minorHAnsi"/>
      <w:i/>
      <w:iCs/>
      <w:sz w:val="20"/>
      <w:szCs w:val="20"/>
    </w:rPr>
  </w:style>
  <w:style w:type="character" w:styleId="FollowedHyperlink">
    <w:name w:val="FollowedHyperlink"/>
    <w:basedOn w:val="DefaultParagraphFont"/>
    <w:uiPriority w:val="99"/>
    <w:semiHidden/>
    <w:unhideWhenUsed/>
    <w:rsid w:val="00E92C94"/>
    <w:rPr>
      <w:color w:val="800080" w:themeColor="followedHyperlink"/>
      <w:u w:val="single"/>
    </w:rPr>
  </w:style>
  <w:style w:type="paragraph" w:styleId="Header">
    <w:name w:val="header"/>
    <w:basedOn w:val="Normal"/>
    <w:link w:val="HeaderChar"/>
    <w:uiPriority w:val="99"/>
    <w:unhideWhenUsed/>
    <w:rsid w:val="00F75BDC"/>
    <w:pPr>
      <w:tabs>
        <w:tab w:val="center" w:pos="4680"/>
        <w:tab w:val="right" w:pos="9360"/>
      </w:tabs>
    </w:pPr>
    <w:rPr>
      <w:rFonts w:cs="Mangal"/>
      <w:szCs w:val="21"/>
    </w:rPr>
  </w:style>
  <w:style w:type="character" w:customStyle="1" w:styleId="HeaderChar">
    <w:name w:val="Header Char"/>
    <w:basedOn w:val="DefaultParagraphFont"/>
    <w:link w:val="Header"/>
    <w:uiPriority w:val="99"/>
    <w:rsid w:val="00F75BDC"/>
    <w:rPr>
      <w:rFonts w:cs="Mangal"/>
      <w:color w:val="00000A"/>
      <w:sz w:val="24"/>
      <w:szCs w:val="21"/>
    </w:rPr>
  </w:style>
  <w:style w:type="paragraph" w:styleId="Footer">
    <w:name w:val="footer"/>
    <w:basedOn w:val="Normal"/>
    <w:link w:val="FooterChar"/>
    <w:uiPriority w:val="99"/>
    <w:unhideWhenUsed/>
    <w:rsid w:val="00F75BDC"/>
    <w:pPr>
      <w:tabs>
        <w:tab w:val="center" w:pos="4680"/>
        <w:tab w:val="right" w:pos="9360"/>
      </w:tabs>
    </w:pPr>
    <w:rPr>
      <w:rFonts w:cs="Mangal"/>
      <w:szCs w:val="21"/>
    </w:rPr>
  </w:style>
  <w:style w:type="character" w:customStyle="1" w:styleId="FooterChar">
    <w:name w:val="Footer Char"/>
    <w:basedOn w:val="DefaultParagraphFont"/>
    <w:link w:val="Footer"/>
    <w:uiPriority w:val="99"/>
    <w:rsid w:val="00F75BDC"/>
    <w:rPr>
      <w:rFonts w:cs="Mangal"/>
      <w:color w:val="00000A"/>
      <w:sz w:val="24"/>
      <w:szCs w:val="21"/>
    </w:rPr>
  </w:style>
  <w:style w:type="character" w:styleId="CommentReference">
    <w:name w:val="annotation reference"/>
    <w:basedOn w:val="DefaultParagraphFont"/>
    <w:uiPriority w:val="99"/>
    <w:semiHidden/>
    <w:unhideWhenUsed/>
    <w:rsid w:val="00014E29"/>
    <w:rPr>
      <w:sz w:val="16"/>
      <w:szCs w:val="16"/>
    </w:rPr>
  </w:style>
  <w:style w:type="paragraph" w:styleId="CommentText">
    <w:name w:val="annotation text"/>
    <w:basedOn w:val="Normal"/>
    <w:link w:val="CommentTextChar"/>
    <w:uiPriority w:val="99"/>
    <w:semiHidden/>
    <w:unhideWhenUsed/>
    <w:rsid w:val="00014E29"/>
    <w:rPr>
      <w:rFonts w:cs="Mangal"/>
      <w:sz w:val="20"/>
      <w:szCs w:val="18"/>
    </w:rPr>
  </w:style>
  <w:style w:type="character" w:customStyle="1" w:styleId="CommentTextChar">
    <w:name w:val="Comment Text Char"/>
    <w:basedOn w:val="DefaultParagraphFont"/>
    <w:link w:val="CommentText"/>
    <w:uiPriority w:val="99"/>
    <w:semiHidden/>
    <w:rsid w:val="00014E29"/>
    <w:rPr>
      <w:rFonts w:cs="Mangal"/>
      <w:color w:val="00000A"/>
      <w:szCs w:val="18"/>
    </w:rPr>
  </w:style>
  <w:style w:type="paragraph" w:styleId="CommentSubject">
    <w:name w:val="annotation subject"/>
    <w:basedOn w:val="CommentText"/>
    <w:next w:val="CommentText"/>
    <w:link w:val="CommentSubjectChar"/>
    <w:uiPriority w:val="99"/>
    <w:semiHidden/>
    <w:unhideWhenUsed/>
    <w:rsid w:val="00014E29"/>
    <w:rPr>
      <w:b/>
      <w:bCs/>
    </w:rPr>
  </w:style>
  <w:style w:type="character" w:customStyle="1" w:styleId="CommentSubjectChar">
    <w:name w:val="Comment Subject Char"/>
    <w:basedOn w:val="CommentTextChar"/>
    <w:link w:val="CommentSubject"/>
    <w:uiPriority w:val="99"/>
    <w:semiHidden/>
    <w:rsid w:val="00014E29"/>
    <w:rPr>
      <w:rFonts w:cs="Mangal"/>
      <w:b/>
      <w:bCs/>
      <w:color w:val="00000A"/>
      <w:szCs w:val="18"/>
    </w:rPr>
  </w:style>
  <w:style w:type="paragraph" w:styleId="Revision">
    <w:name w:val="Revision"/>
    <w:hidden/>
    <w:uiPriority w:val="99"/>
    <w:semiHidden/>
    <w:rsid w:val="00B26EB3"/>
    <w:rPr>
      <w:rFonts w:cs="Mangal"/>
      <w:color w:val="00000A"/>
      <w:sz w:val="24"/>
      <w:szCs w:val="21"/>
    </w:rPr>
  </w:style>
  <w:style w:type="paragraph" w:styleId="FootnoteText">
    <w:name w:val="footnote text"/>
    <w:basedOn w:val="Normal"/>
    <w:link w:val="FootnoteTextChar"/>
    <w:uiPriority w:val="99"/>
    <w:semiHidden/>
    <w:unhideWhenUsed/>
    <w:rsid w:val="00B50A2A"/>
    <w:rPr>
      <w:rFonts w:cs="Mangal"/>
      <w:sz w:val="20"/>
      <w:szCs w:val="18"/>
    </w:rPr>
  </w:style>
  <w:style w:type="character" w:customStyle="1" w:styleId="FootnoteTextChar">
    <w:name w:val="Footnote Text Char"/>
    <w:basedOn w:val="DefaultParagraphFont"/>
    <w:link w:val="FootnoteText"/>
    <w:uiPriority w:val="99"/>
    <w:semiHidden/>
    <w:rsid w:val="00B50A2A"/>
    <w:rPr>
      <w:rFonts w:cs="Mangal"/>
      <w:color w:val="00000A"/>
      <w:szCs w:val="18"/>
    </w:rPr>
  </w:style>
  <w:style w:type="character" w:styleId="FootnoteReference">
    <w:name w:val="footnote reference"/>
    <w:basedOn w:val="DefaultParagraphFont"/>
    <w:uiPriority w:val="99"/>
    <w:semiHidden/>
    <w:unhideWhenUsed/>
    <w:rsid w:val="00B50A2A"/>
    <w:rPr>
      <w:vertAlign w:val="superscript"/>
    </w:rPr>
  </w:style>
  <w:style w:type="paragraph" w:styleId="EndnoteText">
    <w:name w:val="endnote text"/>
    <w:basedOn w:val="Normal"/>
    <w:link w:val="EndnoteTextChar"/>
    <w:uiPriority w:val="99"/>
    <w:semiHidden/>
    <w:unhideWhenUsed/>
    <w:rsid w:val="00066C91"/>
    <w:rPr>
      <w:rFonts w:cs="Mangal"/>
      <w:sz w:val="20"/>
      <w:szCs w:val="18"/>
    </w:rPr>
  </w:style>
  <w:style w:type="character" w:customStyle="1" w:styleId="EndnoteTextChar">
    <w:name w:val="Endnote Text Char"/>
    <w:basedOn w:val="DefaultParagraphFont"/>
    <w:link w:val="EndnoteText"/>
    <w:uiPriority w:val="99"/>
    <w:semiHidden/>
    <w:rsid w:val="00066C91"/>
    <w:rPr>
      <w:rFonts w:cs="Mangal"/>
      <w:color w:val="00000A"/>
      <w:szCs w:val="18"/>
    </w:rPr>
  </w:style>
  <w:style w:type="character" w:styleId="EndnoteReference">
    <w:name w:val="endnote reference"/>
    <w:basedOn w:val="DefaultParagraphFont"/>
    <w:uiPriority w:val="99"/>
    <w:semiHidden/>
    <w:unhideWhenUsed/>
    <w:rsid w:val="00066C91"/>
    <w:rPr>
      <w:vertAlign w:val="superscript"/>
    </w:rPr>
  </w:style>
  <w:style w:type="paragraph" w:customStyle="1" w:styleId="89481E15D11E4519A19743FF3A26585B">
    <w:name w:val="89481E15D11E4519A19743FF3A26585B"/>
    <w:rsid w:val="00C33A8D"/>
    <w:pPr>
      <w:spacing w:after="200" w:line="276" w:lineRule="auto"/>
    </w:pPr>
    <w:rPr>
      <w:rFonts w:asciiTheme="minorHAnsi" w:eastAsiaTheme="minorEastAsia" w:hAnsiTheme="minorHAnsi" w:cstheme="minorBidi"/>
      <w:sz w:val="22"/>
      <w:szCs w:val="22"/>
      <w:lang w:eastAsia="ja-JP"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688936">
      <w:bodyDiv w:val="1"/>
      <w:marLeft w:val="0"/>
      <w:marRight w:val="0"/>
      <w:marTop w:val="0"/>
      <w:marBottom w:val="0"/>
      <w:divBdr>
        <w:top w:val="none" w:sz="0" w:space="0" w:color="auto"/>
        <w:left w:val="none" w:sz="0" w:space="0" w:color="auto"/>
        <w:bottom w:val="none" w:sz="0" w:space="0" w:color="auto"/>
        <w:right w:val="none" w:sz="0" w:space="0" w:color="auto"/>
      </w:divBdr>
    </w:div>
    <w:div w:id="34359368">
      <w:bodyDiv w:val="1"/>
      <w:marLeft w:val="0"/>
      <w:marRight w:val="0"/>
      <w:marTop w:val="0"/>
      <w:marBottom w:val="0"/>
      <w:divBdr>
        <w:top w:val="none" w:sz="0" w:space="0" w:color="auto"/>
        <w:left w:val="none" w:sz="0" w:space="0" w:color="auto"/>
        <w:bottom w:val="none" w:sz="0" w:space="0" w:color="auto"/>
        <w:right w:val="none" w:sz="0" w:space="0" w:color="auto"/>
      </w:divBdr>
    </w:div>
    <w:div w:id="124859232">
      <w:bodyDiv w:val="1"/>
      <w:marLeft w:val="0"/>
      <w:marRight w:val="0"/>
      <w:marTop w:val="0"/>
      <w:marBottom w:val="0"/>
      <w:divBdr>
        <w:top w:val="none" w:sz="0" w:space="0" w:color="auto"/>
        <w:left w:val="none" w:sz="0" w:space="0" w:color="auto"/>
        <w:bottom w:val="none" w:sz="0" w:space="0" w:color="auto"/>
        <w:right w:val="none" w:sz="0" w:space="0" w:color="auto"/>
      </w:divBdr>
    </w:div>
    <w:div w:id="193420224">
      <w:bodyDiv w:val="1"/>
      <w:marLeft w:val="0"/>
      <w:marRight w:val="0"/>
      <w:marTop w:val="0"/>
      <w:marBottom w:val="0"/>
      <w:divBdr>
        <w:top w:val="none" w:sz="0" w:space="0" w:color="auto"/>
        <w:left w:val="none" w:sz="0" w:space="0" w:color="auto"/>
        <w:bottom w:val="none" w:sz="0" w:space="0" w:color="auto"/>
        <w:right w:val="none" w:sz="0" w:space="0" w:color="auto"/>
      </w:divBdr>
    </w:div>
    <w:div w:id="287316925">
      <w:bodyDiv w:val="1"/>
      <w:marLeft w:val="0"/>
      <w:marRight w:val="0"/>
      <w:marTop w:val="0"/>
      <w:marBottom w:val="0"/>
      <w:divBdr>
        <w:top w:val="none" w:sz="0" w:space="0" w:color="auto"/>
        <w:left w:val="none" w:sz="0" w:space="0" w:color="auto"/>
        <w:bottom w:val="none" w:sz="0" w:space="0" w:color="auto"/>
        <w:right w:val="none" w:sz="0" w:space="0" w:color="auto"/>
      </w:divBdr>
    </w:div>
    <w:div w:id="594020640">
      <w:bodyDiv w:val="1"/>
      <w:marLeft w:val="0"/>
      <w:marRight w:val="0"/>
      <w:marTop w:val="0"/>
      <w:marBottom w:val="0"/>
      <w:divBdr>
        <w:top w:val="none" w:sz="0" w:space="0" w:color="auto"/>
        <w:left w:val="none" w:sz="0" w:space="0" w:color="auto"/>
        <w:bottom w:val="none" w:sz="0" w:space="0" w:color="auto"/>
        <w:right w:val="none" w:sz="0" w:space="0" w:color="auto"/>
      </w:divBdr>
    </w:div>
    <w:div w:id="629475177">
      <w:bodyDiv w:val="1"/>
      <w:marLeft w:val="0"/>
      <w:marRight w:val="0"/>
      <w:marTop w:val="0"/>
      <w:marBottom w:val="0"/>
      <w:divBdr>
        <w:top w:val="none" w:sz="0" w:space="0" w:color="auto"/>
        <w:left w:val="none" w:sz="0" w:space="0" w:color="auto"/>
        <w:bottom w:val="none" w:sz="0" w:space="0" w:color="auto"/>
        <w:right w:val="none" w:sz="0" w:space="0" w:color="auto"/>
      </w:divBdr>
    </w:div>
    <w:div w:id="722094029">
      <w:bodyDiv w:val="1"/>
      <w:marLeft w:val="0"/>
      <w:marRight w:val="0"/>
      <w:marTop w:val="0"/>
      <w:marBottom w:val="0"/>
      <w:divBdr>
        <w:top w:val="none" w:sz="0" w:space="0" w:color="auto"/>
        <w:left w:val="none" w:sz="0" w:space="0" w:color="auto"/>
        <w:bottom w:val="none" w:sz="0" w:space="0" w:color="auto"/>
        <w:right w:val="none" w:sz="0" w:space="0" w:color="auto"/>
      </w:divBdr>
    </w:div>
    <w:div w:id="802620571">
      <w:bodyDiv w:val="1"/>
      <w:marLeft w:val="0"/>
      <w:marRight w:val="0"/>
      <w:marTop w:val="0"/>
      <w:marBottom w:val="0"/>
      <w:divBdr>
        <w:top w:val="none" w:sz="0" w:space="0" w:color="auto"/>
        <w:left w:val="none" w:sz="0" w:space="0" w:color="auto"/>
        <w:bottom w:val="none" w:sz="0" w:space="0" w:color="auto"/>
        <w:right w:val="none" w:sz="0" w:space="0" w:color="auto"/>
      </w:divBdr>
    </w:div>
    <w:div w:id="822283532">
      <w:bodyDiv w:val="1"/>
      <w:marLeft w:val="0"/>
      <w:marRight w:val="0"/>
      <w:marTop w:val="0"/>
      <w:marBottom w:val="0"/>
      <w:divBdr>
        <w:top w:val="none" w:sz="0" w:space="0" w:color="auto"/>
        <w:left w:val="none" w:sz="0" w:space="0" w:color="auto"/>
        <w:bottom w:val="none" w:sz="0" w:space="0" w:color="auto"/>
        <w:right w:val="none" w:sz="0" w:space="0" w:color="auto"/>
      </w:divBdr>
    </w:div>
    <w:div w:id="946888586">
      <w:bodyDiv w:val="1"/>
      <w:marLeft w:val="0"/>
      <w:marRight w:val="0"/>
      <w:marTop w:val="0"/>
      <w:marBottom w:val="0"/>
      <w:divBdr>
        <w:top w:val="none" w:sz="0" w:space="0" w:color="auto"/>
        <w:left w:val="none" w:sz="0" w:space="0" w:color="auto"/>
        <w:bottom w:val="none" w:sz="0" w:space="0" w:color="auto"/>
        <w:right w:val="none" w:sz="0" w:space="0" w:color="auto"/>
      </w:divBdr>
    </w:div>
    <w:div w:id="1162309286">
      <w:bodyDiv w:val="1"/>
      <w:marLeft w:val="0"/>
      <w:marRight w:val="0"/>
      <w:marTop w:val="0"/>
      <w:marBottom w:val="0"/>
      <w:divBdr>
        <w:top w:val="none" w:sz="0" w:space="0" w:color="auto"/>
        <w:left w:val="none" w:sz="0" w:space="0" w:color="auto"/>
        <w:bottom w:val="none" w:sz="0" w:space="0" w:color="auto"/>
        <w:right w:val="none" w:sz="0" w:space="0" w:color="auto"/>
      </w:divBdr>
    </w:div>
    <w:div w:id="1292587469">
      <w:bodyDiv w:val="1"/>
      <w:marLeft w:val="0"/>
      <w:marRight w:val="0"/>
      <w:marTop w:val="0"/>
      <w:marBottom w:val="0"/>
      <w:divBdr>
        <w:top w:val="none" w:sz="0" w:space="0" w:color="auto"/>
        <w:left w:val="none" w:sz="0" w:space="0" w:color="auto"/>
        <w:bottom w:val="none" w:sz="0" w:space="0" w:color="auto"/>
        <w:right w:val="none" w:sz="0" w:space="0" w:color="auto"/>
      </w:divBdr>
    </w:div>
    <w:div w:id="1311133352">
      <w:bodyDiv w:val="1"/>
      <w:marLeft w:val="0"/>
      <w:marRight w:val="0"/>
      <w:marTop w:val="0"/>
      <w:marBottom w:val="0"/>
      <w:divBdr>
        <w:top w:val="none" w:sz="0" w:space="0" w:color="auto"/>
        <w:left w:val="none" w:sz="0" w:space="0" w:color="auto"/>
        <w:bottom w:val="none" w:sz="0" w:space="0" w:color="auto"/>
        <w:right w:val="none" w:sz="0" w:space="0" w:color="auto"/>
      </w:divBdr>
    </w:div>
    <w:div w:id="1325476994">
      <w:bodyDiv w:val="1"/>
      <w:marLeft w:val="0"/>
      <w:marRight w:val="0"/>
      <w:marTop w:val="0"/>
      <w:marBottom w:val="0"/>
      <w:divBdr>
        <w:top w:val="none" w:sz="0" w:space="0" w:color="auto"/>
        <w:left w:val="none" w:sz="0" w:space="0" w:color="auto"/>
        <w:bottom w:val="none" w:sz="0" w:space="0" w:color="auto"/>
        <w:right w:val="none" w:sz="0" w:space="0" w:color="auto"/>
      </w:divBdr>
    </w:div>
    <w:div w:id="1480001419">
      <w:bodyDiv w:val="1"/>
      <w:marLeft w:val="0"/>
      <w:marRight w:val="0"/>
      <w:marTop w:val="0"/>
      <w:marBottom w:val="0"/>
      <w:divBdr>
        <w:top w:val="none" w:sz="0" w:space="0" w:color="auto"/>
        <w:left w:val="none" w:sz="0" w:space="0" w:color="auto"/>
        <w:bottom w:val="none" w:sz="0" w:space="0" w:color="auto"/>
        <w:right w:val="none" w:sz="0" w:space="0" w:color="auto"/>
      </w:divBdr>
    </w:div>
    <w:div w:id="1538738314">
      <w:bodyDiv w:val="1"/>
      <w:marLeft w:val="0"/>
      <w:marRight w:val="0"/>
      <w:marTop w:val="0"/>
      <w:marBottom w:val="0"/>
      <w:divBdr>
        <w:top w:val="none" w:sz="0" w:space="0" w:color="auto"/>
        <w:left w:val="none" w:sz="0" w:space="0" w:color="auto"/>
        <w:bottom w:val="none" w:sz="0" w:space="0" w:color="auto"/>
        <w:right w:val="none" w:sz="0" w:space="0" w:color="auto"/>
      </w:divBdr>
    </w:div>
    <w:div w:id="1800293615">
      <w:bodyDiv w:val="1"/>
      <w:marLeft w:val="0"/>
      <w:marRight w:val="0"/>
      <w:marTop w:val="0"/>
      <w:marBottom w:val="0"/>
      <w:divBdr>
        <w:top w:val="none" w:sz="0" w:space="0" w:color="auto"/>
        <w:left w:val="none" w:sz="0" w:space="0" w:color="auto"/>
        <w:bottom w:val="none" w:sz="0" w:space="0" w:color="auto"/>
        <w:right w:val="none" w:sz="0" w:space="0" w:color="auto"/>
      </w:divBdr>
    </w:div>
    <w:div w:id="1874725925">
      <w:bodyDiv w:val="1"/>
      <w:marLeft w:val="0"/>
      <w:marRight w:val="0"/>
      <w:marTop w:val="0"/>
      <w:marBottom w:val="0"/>
      <w:divBdr>
        <w:top w:val="none" w:sz="0" w:space="0" w:color="auto"/>
        <w:left w:val="none" w:sz="0" w:space="0" w:color="auto"/>
        <w:bottom w:val="none" w:sz="0" w:space="0" w:color="auto"/>
        <w:right w:val="none" w:sz="0" w:space="0" w:color="auto"/>
      </w:divBdr>
    </w:div>
    <w:div w:id="2094932087">
      <w:bodyDiv w:val="1"/>
      <w:marLeft w:val="0"/>
      <w:marRight w:val="0"/>
      <w:marTop w:val="0"/>
      <w:marBottom w:val="0"/>
      <w:divBdr>
        <w:top w:val="none" w:sz="0" w:space="0" w:color="auto"/>
        <w:left w:val="none" w:sz="0" w:space="0" w:color="auto"/>
        <w:bottom w:val="none" w:sz="0" w:space="0" w:color="auto"/>
        <w:right w:val="none" w:sz="0" w:space="0" w:color="auto"/>
      </w:divBdr>
    </w:div>
    <w:div w:id="21004468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192.168.100.21:8080/rest/items/MyLight" TargetMode="External"/><Relationship Id="rId26" Type="http://schemas.openxmlformats.org/officeDocument/2006/relationships/hyperlink" Target="https://techmaster.vn/posts/33449/ngon-ngu-lap-trinh-tot-nhat-cho-nguoi-moi-bat-dau" TargetMode="External"/><Relationship Id="rId39" Type="http://schemas.openxmlformats.org/officeDocument/2006/relationships/image" Target="media/image22.png"/><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hyperlink" Target="http://192.168.100.21:8080/rest/items/MyLight/state" TargetMode="External"/><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3.png"/><Relationship Id="rId41" Type="http://schemas.openxmlformats.org/officeDocument/2006/relationships/image" Target="media/image24.png"/><Relationship Id="rId54" Type="http://schemas.openxmlformats.org/officeDocument/2006/relationships/footer" Target="footer1.xml"/><Relationship Id="rId62"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file:///C:\Users\ngocluanpc\Documents\IoT-Platforms-Dashboard\docs\Documentation(3).docx" TargetMode="External"/><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yperlink" Target="https://pypi.python.org/" TargetMode="External"/><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theme" Target="theme/theme1.xml"/><Relationship Id="rId61" Type="http://schemas.microsoft.com/office/2011/relationships/people" Target="people.xml"/><Relationship Id="rId10" Type="http://schemas.openxmlformats.org/officeDocument/2006/relationships/hyperlink" Target="mailto:ngocluan.bka@gmail.com" TargetMode="External"/><Relationship Id="rId19" Type="http://schemas.openxmlformats.org/officeDocument/2006/relationships/image" Target="media/image6.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hyperlink" Target="http://pygame.org/" TargetMode="External"/><Relationship Id="rId30" Type="http://schemas.openxmlformats.org/officeDocument/2006/relationships/comments" Target="comments.xm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glossaryDocument" Target="glossary/document.xml"/><Relationship Id="rId8" Type="http://schemas.openxmlformats.org/officeDocument/2006/relationships/footnotes" Target="footnotes.xml"/><Relationship Id="rId51" Type="http://schemas.openxmlformats.org/officeDocument/2006/relationships/image" Target="media/image34.PNG"/><Relationship Id="rId3" Type="http://schemas.openxmlformats.org/officeDocument/2006/relationships/numbering" Target="numbering.xml"/></Relationships>
</file>

<file path=word/_rels/endnotes.xml.rels><?xml version="1.0" encoding="UTF-8" standalone="yes"?>
<Relationships xmlns="http://schemas.openxmlformats.org/package/2006/relationships"><Relationship Id="rId3" Type="http://schemas.openxmlformats.org/officeDocument/2006/relationships/hyperlink" Target="https://home-assistant.io/" TargetMode="External"/><Relationship Id="rId2" Type="http://schemas.openxmlformats.org/officeDocument/2006/relationships/hyperlink" Target="http://www.openhab.org" TargetMode="External"/><Relationship Id="rId1" Type="http://schemas.openxmlformats.org/officeDocument/2006/relationships/hyperlink" Target="http://wikipedia.com.vn" TargetMode="External"/><Relationship Id="rId5" Type="http://schemas.openxmlformats.org/officeDocument/2006/relationships/hyperlink" Target="https://dzone.com/articles/iot-software-platform-comparison" TargetMode="External"/><Relationship Id="rId4" Type="http://schemas.openxmlformats.org/officeDocument/2006/relationships/hyperlink" Target="http://eclipse.github.io/kura/doc/intro.html"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52D36A34BD34A45A57C60EA94A4D283"/>
        <w:category>
          <w:name w:val="General"/>
          <w:gallery w:val="placeholder"/>
        </w:category>
        <w:types>
          <w:type w:val="bbPlcHdr"/>
        </w:types>
        <w:behaviors>
          <w:behavior w:val="content"/>
        </w:behaviors>
        <w:guid w:val="{FA18CE31-6F53-4A0E-87BB-066AE0EA6D5D}"/>
      </w:docPartPr>
      <w:docPartBody>
        <w:p w:rsidR="00000000" w:rsidRDefault="000914E4" w:rsidP="000914E4">
          <w:pPr>
            <w:pStyle w:val="352D36A34BD34A45A57C60EA94A4D283"/>
          </w:pPr>
          <w:r>
            <w:t>[Type the 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Noto Sans CJK SC Regular">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FreeSans">
    <w:altName w:val="Times New Roman"/>
    <w:panose1 w:val="00000000000000000000"/>
    <w:charset w:val="00"/>
    <w:family w:val="roman"/>
    <w:notTrueType/>
    <w:pitch w:val="default"/>
  </w:font>
  <w:font w:name="Liberation Serif">
    <w:altName w:val="Times New Roman"/>
    <w:charset w:val="01"/>
    <w:family w:val="roman"/>
    <w:pitch w:val="variable"/>
  </w:font>
  <w:font w:name="Cambria">
    <w:panose1 w:val="02040503050406030204"/>
    <w:charset w:val="00"/>
    <w:family w:val="roman"/>
    <w:pitch w:val="variable"/>
    <w:sig w:usb0="E00002FF" w:usb1="400004FF" w:usb2="00000000"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 w:name="Liberation Sans">
    <w:altName w:val="Arial"/>
    <w:charset w:val="01"/>
    <w:family w:val="roman"/>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14E4"/>
    <w:rsid w:val="000914E4"/>
    <w:rsid w:val="00EA3E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411D99CF5F549A4A882295BADD0E2E1">
    <w:name w:val="E411D99CF5F549A4A882295BADD0E2E1"/>
    <w:rsid w:val="000914E4"/>
  </w:style>
  <w:style w:type="paragraph" w:customStyle="1" w:styleId="5A0C931BE44C48E4852D394B9E825453">
    <w:name w:val="5A0C931BE44C48E4852D394B9E825453"/>
    <w:rsid w:val="000914E4"/>
  </w:style>
  <w:style w:type="paragraph" w:customStyle="1" w:styleId="B01C49AAC39844429F6BE2E331C04D05">
    <w:name w:val="B01C49AAC39844429F6BE2E331C04D05"/>
    <w:rsid w:val="000914E4"/>
  </w:style>
  <w:style w:type="paragraph" w:customStyle="1" w:styleId="9A94070B28B54A9FADF4877D5D8141ED">
    <w:name w:val="9A94070B28B54A9FADF4877D5D8141ED"/>
    <w:rsid w:val="000914E4"/>
  </w:style>
  <w:style w:type="paragraph" w:customStyle="1" w:styleId="C7D07D3C11724D6AB056B3C5DFBDE81C">
    <w:name w:val="C7D07D3C11724D6AB056B3C5DFBDE81C"/>
    <w:rsid w:val="000914E4"/>
  </w:style>
  <w:style w:type="paragraph" w:customStyle="1" w:styleId="352D36A34BD34A45A57C60EA94A4D283">
    <w:name w:val="352D36A34BD34A45A57C60EA94A4D283"/>
    <w:rsid w:val="000914E4"/>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411D99CF5F549A4A882295BADD0E2E1">
    <w:name w:val="E411D99CF5F549A4A882295BADD0E2E1"/>
    <w:rsid w:val="000914E4"/>
  </w:style>
  <w:style w:type="paragraph" w:customStyle="1" w:styleId="5A0C931BE44C48E4852D394B9E825453">
    <w:name w:val="5A0C931BE44C48E4852D394B9E825453"/>
    <w:rsid w:val="000914E4"/>
  </w:style>
  <w:style w:type="paragraph" w:customStyle="1" w:styleId="B01C49AAC39844429F6BE2E331C04D05">
    <w:name w:val="B01C49AAC39844429F6BE2E331C04D05"/>
    <w:rsid w:val="000914E4"/>
  </w:style>
  <w:style w:type="paragraph" w:customStyle="1" w:styleId="9A94070B28B54A9FADF4877D5D8141ED">
    <w:name w:val="9A94070B28B54A9FADF4877D5D8141ED"/>
    <w:rsid w:val="000914E4"/>
  </w:style>
  <w:style w:type="paragraph" w:customStyle="1" w:styleId="C7D07D3C11724D6AB056B3C5DFBDE81C">
    <w:name w:val="C7D07D3C11724D6AB056B3C5DFBDE81C"/>
    <w:rsid w:val="000914E4"/>
  </w:style>
  <w:style w:type="paragraph" w:customStyle="1" w:styleId="352D36A34BD34A45A57C60EA94A4D283">
    <w:name w:val="352D36A34BD34A45A57C60EA94A4D283"/>
    <w:rsid w:val="000914E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1</b:Tag>
    <b:SourceType>InternetSite</b:SourceType>
    <b:Guid>{7B25B44B-749E-4F23-B64A-28193AB6EE9E}</b:Guid>
    <b:Title>Mạng lưới vạn vật kết nối</b:Title>
    <b:InternetSiteTitle>wikipedia.org</b:InternetSiteTitle>
    <b:YearAccessed>2016</b:YearAccessed>
    <b:MonthAccessed>12</b:MonthAccessed>
    <b:DayAccessed>5</b:DayAccessed>
    <b:RefOrder>2</b:RefOrder>
  </b:Source>
  <b:Source>
    <b:Tag>Mạn16</b:Tag>
    <b:SourceType>InternetSite</b:SourceType>
    <b:Guid>{94A57098-A286-4547-BC98-EE1B326AFB63}</b:Guid>
    <b:Title>1</b:Title>
    <b:LCID>vi-VN</b:LCID>
    <b:InternetSiteTitle>vi.wikipedia.org</b:InternetSiteTitle>
    <b:YearAccessed>2016</b:YearAccessed>
    <b:MonthAccessed>12</b:MonthAccessed>
    <b:DayAccessed>5</b:DayAccessed>
    <b:URL>https://vi.wikipedia.org</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009F6BF-4E70-4834-B358-7BDC38A959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5409</TotalTime>
  <Pages>58</Pages>
  <Words>11941</Words>
  <Characters>68064</Characters>
  <Application>Microsoft Office Word</Application>
  <DocSecurity>0</DocSecurity>
  <Lines>567</Lines>
  <Paragraphs>159</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79846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tốt nghiệp</dc:title>
  <dc:subject/>
  <dc:creator>Sinh viên thực hiện: Bùi Ngọc Luân | MSSV: 20122024</dc:creator>
  <dc:description/>
  <cp:lastModifiedBy>ngocluanpc</cp:lastModifiedBy>
  <cp:revision>302</cp:revision>
  <dcterms:created xsi:type="dcterms:W3CDTF">2016-12-12T08:52:00Z</dcterms:created>
  <dcterms:modified xsi:type="dcterms:W3CDTF">2016-12-22T14:04:00Z</dcterms:modified>
  <dc:language>en-US</dc:language>
</cp:coreProperties>
</file>